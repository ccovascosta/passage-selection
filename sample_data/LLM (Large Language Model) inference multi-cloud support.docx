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38A66BC" w:rsidP="49920ED4" w:rsidRDefault="13361D5F" w14:paraId="35B61207" w14:textId="7EC5D3F8">
      <w:pPr>
        <w:pStyle w:val="NoSpacing"/>
        <w:ind w:firstLine="720"/>
      </w:pPr>
      <w:r>
        <w:t>infe</w:t>
      </w:r>
      <w:r w:rsidR="41FCEB3E">
        <w:rPr>
          <w:noProof/>
        </w:rPr>
        <w:drawing>
          <wp:inline distT="0" distB="0" distL="0" distR="0" wp14:anchorId="119B0892" wp14:editId="6592EBCE">
            <wp:extent cx="5907024" cy="1817546"/>
            <wp:effectExtent l="0" t="0" r="0" b="0"/>
            <wp:docPr id="476381066" name="Picture 476381066" title="Cloud shaped hard drive with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381066"/>
                    <pic:cNvPicPr/>
                  </pic:nvPicPr>
                  <pic:blipFill>
                    <a:blip r:embed="rId11">
                      <a:extLst>
                        <a:ext uri="{28A0092B-C50C-407E-A947-70E740481C1C}">
                          <a14:useLocalDpi xmlns:a14="http://schemas.microsoft.com/office/drawing/2010/main" val="0"/>
                        </a:ext>
                      </a:extLst>
                    </a:blip>
                    <a:srcRect t="23048" b="23048"/>
                    <a:stretch>
                      <a:fillRect/>
                    </a:stretch>
                  </pic:blipFill>
                  <pic:spPr>
                    <a:xfrm>
                      <a:off x="0" y="0"/>
                      <a:ext cx="5907024" cy="1817546"/>
                    </a:xfrm>
                    <a:prstGeom prst="rect">
                      <a:avLst/>
                    </a:prstGeom>
                  </pic:spPr>
                </pic:pic>
              </a:graphicData>
            </a:graphic>
          </wp:inline>
        </w:drawing>
      </w:r>
    </w:p>
    <w:p w:rsidR="00982BAA" w:rsidP="17AD694C" w:rsidRDefault="007126E3" w14:paraId="2C078E63" w14:textId="0F81369E">
      <w:pPr>
        <w:pStyle w:val="Title"/>
      </w:pPr>
      <w:r>
        <w:t>Project Nexus (</w:t>
      </w:r>
      <w:r w:rsidR="17AD694C">
        <w:t>LLM Inference Multi-cloud Support</w:t>
      </w:r>
      <w:r>
        <w:t>)</w:t>
      </w:r>
    </w:p>
    <w:p w:rsidR="17AD694C" w:rsidP="75EEDCA8" w:rsidRDefault="73FA34AD" w14:paraId="520E7B80" w14:textId="163BA2B6">
      <w:pPr>
        <w:pStyle w:val="Subtitle"/>
      </w:pPr>
      <w:r>
        <w:t xml:space="preserve">An </w:t>
      </w:r>
      <w:bookmarkStart w:name="_Int_lZqyOYY5" w:id="0"/>
      <w:r>
        <w:t>AzureML</w:t>
      </w:r>
      <w:bookmarkEnd w:id="0"/>
      <w:r>
        <w:t>-Arc based solution</w:t>
      </w:r>
    </w:p>
    <w:p w:rsidR="259BA729" w:rsidP="75EEDCA8" w:rsidRDefault="259BA729" w14:paraId="5D7D70AB" w14:textId="40E16E67">
      <w:pPr>
        <w:rPr>
          <w:i/>
          <w:iCs/>
          <w:sz w:val="40"/>
          <w:szCs w:val="40"/>
        </w:rPr>
      </w:pPr>
      <w:r w:rsidRPr="75EEDCA8">
        <w:rPr>
          <w:i/>
          <w:iCs/>
          <w:sz w:val="40"/>
          <w:szCs w:val="40"/>
        </w:rPr>
        <w:t>This document will be revised based on the current Nexus architecture and components (6/16/23).</w:t>
      </w:r>
    </w:p>
    <w:p w:rsidR="17AD694C" w:rsidP="17AD694C" w:rsidRDefault="17AD694C" w14:paraId="0062DEFF" w14:textId="14433A6D">
      <w:pPr>
        <w:pStyle w:val="Heading1"/>
      </w:pPr>
      <w:r>
        <w:t>Motivation</w:t>
      </w:r>
    </w:p>
    <w:p w:rsidR="17AD694C" w:rsidP="17AD694C" w:rsidRDefault="17AD694C" w14:paraId="5BB6C9CB" w14:textId="70994BE3">
      <w:pPr>
        <w:rPr>
          <w:rFonts w:ascii="Calibri" w:hAnsi="Calibri" w:eastAsia="Calibri" w:cs="Calibri"/>
        </w:rPr>
      </w:pPr>
      <w:r>
        <w:t xml:space="preserve">Large language models are </w:t>
      </w:r>
      <w:r w:rsidR="1B1AAC30">
        <w:t xml:space="preserve">demonstrating their powers in many different domains – e.g., code generation (co-pilot), </w:t>
      </w:r>
      <w:bookmarkStart w:name="_Int_SuZ6Cam8" w:id="1"/>
      <w:r w:rsidR="1B1AAC30">
        <w:t>QnA</w:t>
      </w:r>
      <w:bookmarkEnd w:id="1"/>
      <w:r w:rsidR="1B1AAC30">
        <w:t xml:space="preserve"> (</w:t>
      </w:r>
      <w:bookmarkStart w:name="_Int_0fFgHEc0" w:id="2"/>
      <w:r w:rsidR="1B1AAC30">
        <w:t>ChatGPT</w:t>
      </w:r>
      <w:bookmarkEnd w:id="2"/>
      <w:r w:rsidR="1B1AAC30">
        <w:t>) - and it is just the be</w:t>
      </w:r>
      <w:r>
        <w:t xml:space="preserve">ginning. In the meantime, the serving of these LLMs require a tremendous amount of GPU capacity, which might not be even fulfilled by a single cloud provider due to the supply-chain constraints. In the near future </w:t>
      </w:r>
      <w:bookmarkStart w:name="_Int_9DHyTeyL" w:id="3"/>
      <w:r>
        <w:t>WebXT</w:t>
      </w:r>
      <w:bookmarkEnd w:id="3"/>
      <w:r>
        <w:t xml:space="preserve"> needs a significant batch of A100 GPUs that beyond what Azure can provide, so the team is looking into whether it is feasible to leverage the capacity from other cloud provider(s) and what is the right software stack for that to work. This document is describing a proposal based on </w:t>
      </w:r>
      <w:hyperlink w:anchor=":~:text=Azure%20Arc-enabled%20ML%20enables%20teams%20of%20ML%20professionals,use%20patterns%20previously%20unthinkable%20in%20cloud%20setting%20environment." r:id="rId12">
        <w:r w:rsidRPr="17AD694C">
          <w:rPr>
            <w:rStyle w:val="Hyperlink"/>
          </w:rPr>
          <w:t>AzureML’s multi-cloud/on-premises solution</w:t>
        </w:r>
      </w:hyperlink>
      <w:r>
        <w:t>.</w:t>
      </w:r>
    </w:p>
    <w:p w:rsidR="1FBA7C92" w:rsidP="00DD4EB7" w:rsidRDefault="17AD694C" w14:paraId="76D464A7" w14:textId="64D4AA51">
      <w:pPr>
        <w:pStyle w:val="Heading1"/>
      </w:pPr>
      <w:r>
        <w:t>Requirements</w:t>
      </w:r>
    </w:p>
    <w:p w:rsidR="00DD4EB7" w:rsidP="00C04F23" w:rsidRDefault="00DD4EB7" w14:paraId="18662CE7" w14:textId="4D363A9B">
      <w:pPr>
        <w:pStyle w:val="ListParagraph"/>
        <w:numPr>
          <w:ilvl w:val="0"/>
          <w:numId w:val="4"/>
        </w:numPr>
      </w:pPr>
      <w:r>
        <w:t>Cluster setup</w:t>
      </w:r>
    </w:p>
    <w:p w:rsidR="00DD4EB7" w:rsidP="00C04F23" w:rsidRDefault="65777B63" w14:paraId="7030BA40" w14:textId="64950C87">
      <w:pPr>
        <w:pStyle w:val="ListParagraph"/>
        <w:numPr>
          <w:ilvl w:val="0"/>
          <w:numId w:val="8"/>
        </w:numPr>
      </w:pPr>
      <w:r>
        <w:t xml:space="preserve">Cloud provider </w:t>
      </w:r>
      <w:commentRangeStart w:id="4"/>
      <w:commentRangeStart w:id="5"/>
      <w:r>
        <w:t xml:space="preserve">cluster </w:t>
      </w:r>
      <w:r w:rsidR="458C1450">
        <w:t>setup</w:t>
      </w:r>
      <w:commentRangeEnd w:id="4"/>
      <w:r w:rsidR="00DD4EB7">
        <w:rPr>
          <w:rStyle w:val="CommentReference"/>
        </w:rPr>
        <w:commentReference w:id="4"/>
      </w:r>
      <w:commentRangeEnd w:id="5"/>
      <w:r w:rsidR="007A4BCC">
        <w:rPr>
          <w:rStyle w:val="CommentReference"/>
        </w:rPr>
        <w:commentReference w:id="5"/>
      </w:r>
    </w:p>
    <w:p w:rsidR="00DD4EB7" w:rsidP="00C04F23" w:rsidRDefault="00DD4EB7" w14:paraId="7CDFC05E" w14:textId="0493EC19">
      <w:pPr>
        <w:pStyle w:val="ListParagraph"/>
        <w:numPr>
          <w:ilvl w:val="0"/>
          <w:numId w:val="8"/>
        </w:numPr>
      </w:pPr>
      <w:r>
        <w:t xml:space="preserve">AzureML </w:t>
      </w:r>
      <w:r w:rsidR="0001299B">
        <w:t xml:space="preserve">Arc </w:t>
      </w:r>
      <w:r>
        <w:t xml:space="preserve">compute </w:t>
      </w:r>
      <w:r w:rsidR="00531EAF">
        <w:t>setup</w:t>
      </w:r>
      <w:r w:rsidR="56741853">
        <w:t xml:space="preserve"> </w:t>
      </w:r>
    </w:p>
    <w:p w:rsidR="001A5831" w:rsidP="00C04F23" w:rsidRDefault="17AD694C" w14:paraId="4F8C83B3" w14:textId="5AB16299">
      <w:pPr>
        <w:pStyle w:val="ListParagraph"/>
        <w:numPr>
          <w:ilvl w:val="0"/>
          <w:numId w:val="4"/>
        </w:numPr>
      </w:pPr>
      <w:r>
        <w:t>Multi-node model hosting</w:t>
      </w:r>
    </w:p>
    <w:p w:rsidR="17AD694C" w:rsidP="00C04F23" w:rsidRDefault="30ED9A03" w14:paraId="74482BC0" w14:textId="0C1CFFC3">
      <w:pPr>
        <w:pStyle w:val="ListParagraph"/>
        <w:numPr>
          <w:ilvl w:val="0"/>
          <w:numId w:val="8"/>
        </w:numPr>
      </w:pPr>
      <w:r>
        <w:t>N</w:t>
      </w:r>
      <w:r w:rsidR="0ADE567B">
        <w:t>ode</w:t>
      </w:r>
      <w:r>
        <w:t xml:space="preserve"> group level he</w:t>
      </w:r>
      <w:r w:rsidR="546A0496">
        <w:t xml:space="preserve">alth </w:t>
      </w:r>
      <w:r w:rsidR="5D3942AD">
        <w:t>probe</w:t>
      </w:r>
    </w:p>
    <w:p w:rsidR="6BAD7298" w:rsidP="00C04F23" w:rsidRDefault="35A02814" w14:paraId="16FBA91C" w14:textId="65361E8E">
      <w:pPr>
        <w:pStyle w:val="ListParagraph"/>
        <w:numPr>
          <w:ilvl w:val="0"/>
          <w:numId w:val="8"/>
        </w:numPr>
      </w:pPr>
      <w:r>
        <w:t>Node group</w:t>
      </w:r>
      <w:r w:rsidR="4BB81757">
        <w:t xml:space="preserve"> m</w:t>
      </w:r>
      <w:r w:rsidR="131E3CB2">
        <w:t>anagement (</w:t>
      </w:r>
      <w:r w:rsidR="0C266B96">
        <w:t>group</w:t>
      </w:r>
      <w:r w:rsidR="70BCE3F8">
        <w:t xml:space="preserve"> a</w:t>
      </w:r>
      <w:r w:rsidR="4F43D669">
        <w:t>llocation</w:t>
      </w:r>
      <w:r w:rsidR="01C26E53">
        <w:t>, re-group</w:t>
      </w:r>
      <w:r w:rsidR="4B26CCA8">
        <w:t>ing</w:t>
      </w:r>
      <w:r w:rsidR="3F6C1839">
        <w:t>, et</w:t>
      </w:r>
      <w:r w:rsidR="69EF3E01">
        <w:t>c</w:t>
      </w:r>
      <w:r w:rsidR="0F4179F9">
        <w:t>)</w:t>
      </w:r>
    </w:p>
    <w:p w:rsidR="620F97A9" w:rsidP="00C04F23" w:rsidRDefault="13CC2785" w14:paraId="6337E6A2" w14:textId="1C7D9B17">
      <w:pPr>
        <w:pStyle w:val="ListParagraph"/>
        <w:numPr>
          <w:ilvl w:val="0"/>
          <w:numId w:val="8"/>
        </w:numPr>
      </w:pPr>
      <w:r>
        <w:t>G</w:t>
      </w:r>
      <w:r w:rsidR="7CE8EFFF">
        <w:t>rou</w:t>
      </w:r>
      <w:r w:rsidR="62C9580E">
        <w:t>p</w:t>
      </w:r>
      <w:r w:rsidR="12022CB0">
        <w:t xml:space="preserve"> level traff</w:t>
      </w:r>
      <w:r w:rsidR="307C9AE2">
        <w:t>ic manage</w:t>
      </w:r>
      <w:r w:rsidR="6796585D">
        <w:t>m</w:t>
      </w:r>
      <w:r w:rsidR="4E247FCC">
        <w:t>ent</w:t>
      </w:r>
    </w:p>
    <w:p w:rsidR="00C77BA0" w:rsidP="00C04F23" w:rsidRDefault="00C77BA0" w14:paraId="730C455C" w14:textId="74DDAFC7">
      <w:pPr>
        <w:pStyle w:val="ListParagraph"/>
        <w:numPr>
          <w:ilvl w:val="0"/>
          <w:numId w:val="4"/>
        </w:numPr>
      </w:pPr>
      <w:r>
        <w:t>DeploymentFlow integration</w:t>
      </w:r>
    </w:p>
    <w:p w:rsidR="00C77BA0" w:rsidP="00C04F23" w:rsidRDefault="00C77BA0" w14:paraId="7FD70C6F" w14:textId="6F41A02C">
      <w:pPr>
        <w:pStyle w:val="ListParagraph"/>
        <w:numPr>
          <w:ilvl w:val="0"/>
          <w:numId w:val="8"/>
        </w:numPr>
      </w:pPr>
      <w:commentRangeStart w:id="6"/>
      <w:commentRangeStart w:id="7"/>
      <w:r>
        <w:t>Preset deployment workflow integration</w:t>
      </w:r>
      <w:commentRangeEnd w:id="6"/>
      <w:r w:rsidR="000D3533">
        <w:rPr>
          <w:rStyle w:val="CommentReference"/>
        </w:rPr>
        <w:commentReference w:id="6"/>
      </w:r>
      <w:commentRangeEnd w:id="7"/>
      <w:r>
        <w:rPr>
          <w:rStyle w:val="CommentReference"/>
        </w:rPr>
        <w:commentReference w:id="7"/>
      </w:r>
    </w:p>
    <w:p w:rsidR="00C40A06" w:rsidP="00C04F23" w:rsidRDefault="00C40A06" w14:paraId="0449BF24" w14:textId="7FFFBC9F">
      <w:pPr>
        <w:pStyle w:val="ListParagraph"/>
        <w:numPr>
          <w:ilvl w:val="0"/>
          <w:numId w:val="4"/>
        </w:numPr>
      </w:pPr>
      <w:r>
        <w:t>Quota Management</w:t>
      </w:r>
    </w:p>
    <w:p w:rsidR="17AD694C" w:rsidP="00C04F23" w:rsidRDefault="17AD694C" w14:paraId="50BEF752" w14:textId="43AAA35B">
      <w:pPr>
        <w:pStyle w:val="ListParagraph"/>
        <w:numPr>
          <w:ilvl w:val="0"/>
          <w:numId w:val="4"/>
        </w:numPr>
      </w:pPr>
      <w:r>
        <w:t>Reliability and efficiency</w:t>
      </w:r>
    </w:p>
    <w:p w:rsidR="00B30A1C" w:rsidP="00C04F23" w:rsidRDefault="001D44B8" w14:paraId="338F6977" w14:textId="649557D7">
      <w:pPr>
        <w:pStyle w:val="ListParagraph"/>
        <w:numPr>
          <w:ilvl w:val="0"/>
          <w:numId w:val="7"/>
        </w:numPr>
      </w:pPr>
      <w:r>
        <w:t>C</w:t>
      </w:r>
      <w:r w:rsidR="67730D01">
        <w:t>ustomized gr</w:t>
      </w:r>
      <w:r w:rsidR="7CFDBB5B">
        <w:t>o</w:t>
      </w:r>
      <w:r w:rsidR="040A7F64">
        <w:t>u</w:t>
      </w:r>
      <w:r w:rsidR="142EDAB3">
        <w:t>p schedul</w:t>
      </w:r>
      <w:r w:rsidR="5F2BBB7F">
        <w:t>ing</w:t>
      </w:r>
      <w:r w:rsidR="16BF784A">
        <w:t xml:space="preserve"> (</w:t>
      </w:r>
      <w:r w:rsidR="76B0C2AC">
        <w:t>UD/FD)</w:t>
      </w:r>
    </w:p>
    <w:p w:rsidR="02ED4EF4" w:rsidP="00C04F23" w:rsidRDefault="16ECFDCA" w14:paraId="329154AE" w14:textId="59B12610">
      <w:pPr>
        <w:pStyle w:val="ListParagraph"/>
        <w:numPr>
          <w:ilvl w:val="0"/>
          <w:numId w:val="7"/>
        </w:numPr>
      </w:pPr>
      <w:r>
        <w:t>Node g</w:t>
      </w:r>
      <w:r w:rsidR="13C92C56">
        <w:t>roup</w:t>
      </w:r>
      <w:r w:rsidR="2D57E3C2">
        <w:t xml:space="preserve"> </w:t>
      </w:r>
      <w:r w:rsidR="77D1FB36">
        <w:t>Gracefull</w:t>
      </w:r>
      <w:r w:rsidR="4409A9CC">
        <w:t>y shutdow</w:t>
      </w:r>
      <w:r w:rsidR="07C5AB4C">
        <w:t>n</w:t>
      </w:r>
    </w:p>
    <w:p w:rsidRPr="009F4D75" w:rsidR="009F4D75" w:rsidP="00C04F23" w:rsidRDefault="714A89E1" w14:paraId="363DBC35" w14:textId="747F4868">
      <w:pPr>
        <w:pStyle w:val="ListParagraph"/>
        <w:numPr>
          <w:ilvl w:val="0"/>
          <w:numId w:val="7"/>
        </w:numPr>
      </w:pPr>
      <w:r>
        <w:t>D</w:t>
      </w:r>
      <w:r w:rsidR="5AC78B93">
        <w:t>e</w:t>
      </w:r>
      <w:r w:rsidR="7088529E">
        <w:t>ployment resi</w:t>
      </w:r>
      <w:r w:rsidR="13146021">
        <w:t>li</w:t>
      </w:r>
      <w:r w:rsidR="4695C72E">
        <w:t xml:space="preserve">ence (bad </w:t>
      </w:r>
      <w:r w:rsidR="62C2AF2D">
        <w:t>nod</w:t>
      </w:r>
      <w:r w:rsidR="29DC3833">
        <w:t>e</w:t>
      </w:r>
      <w:r w:rsidR="5FEDD84F">
        <w:t>)</w:t>
      </w:r>
    </w:p>
    <w:p w:rsidR="49A8FDF2" w:rsidP="00C04F23" w:rsidRDefault="5CC07506" w14:paraId="53A5F1E7" w14:textId="454525CB">
      <w:pPr>
        <w:pStyle w:val="ListParagraph"/>
        <w:numPr>
          <w:ilvl w:val="0"/>
          <w:numId w:val="7"/>
        </w:numPr>
      </w:pPr>
      <w:r>
        <w:t>Tran</w:t>
      </w:r>
      <w:r w:rsidR="227619CA">
        <w:t>spare</w:t>
      </w:r>
      <w:r w:rsidR="53E228A8">
        <w:t>nt</w:t>
      </w:r>
      <w:r w:rsidR="5CBAD9D2">
        <w:t xml:space="preserve"> </w:t>
      </w:r>
      <w:r w:rsidR="4BC84D08">
        <w:t>In</w:t>
      </w:r>
      <w:r w:rsidR="2A7BD9D8">
        <w:t>fra components</w:t>
      </w:r>
      <w:r w:rsidR="2AEC9F3B">
        <w:t xml:space="preserve"> up</w:t>
      </w:r>
      <w:r w:rsidR="61395784">
        <w:t>date/vu</w:t>
      </w:r>
      <w:r w:rsidR="6E66CBA9">
        <w:t>lnerability</w:t>
      </w:r>
      <w:r w:rsidR="261C2444">
        <w:t xml:space="preserve"> fix</w:t>
      </w:r>
    </w:p>
    <w:p w:rsidR="5F026B71" w:rsidP="00C04F23" w:rsidRDefault="5F4FD589" w14:paraId="6F5C179C" w14:textId="45143CC3">
      <w:pPr>
        <w:pStyle w:val="ListParagraph"/>
        <w:numPr>
          <w:ilvl w:val="0"/>
          <w:numId w:val="7"/>
        </w:numPr>
      </w:pPr>
      <w:r>
        <w:t>Bad node dete</w:t>
      </w:r>
      <w:r w:rsidR="5FE75736">
        <w:t>ctio</w:t>
      </w:r>
      <w:r w:rsidR="2DD7DDEE">
        <w:t>n/e</w:t>
      </w:r>
      <w:r w:rsidR="4E2A2691">
        <w:t>viction/</w:t>
      </w:r>
      <w:r w:rsidR="2DD7DDEE">
        <w:t>replacement</w:t>
      </w:r>
    </w:p>
    <w:p w:rsidRPr="00D836EB" w:rsidR="00B30A1C" w:rsidP="00C04F23" w:rsidRDefault="00B30A1C" w14:paraId="644E869F" w14:textId="32F1E968">
      <w:pPr>
        <w:pStyle w:val="ListParagraph"/>
        <w:numPr>
          <w:ilvl w:val="0"/>
          <w:numId w:val="4"/>
        </w:numPr>
        <w:rPr>
          <w:rFonts w:eastAsiaTheme="minorHAnsi"/>
        </w:rPr>
      </w:pPr>
      <w:r w:rsidRPr="1FBA7C92">
        <w:rPr>
          <w:rFonts w:eastAsiaTheme="minorEastAsia"/>
        </w:rPr>
        <w:t>Security and Network</w:t>
      </w:r>
    </w:p>
    <w:p w:rsidR="17AD694C" w:rsidP="00C04F23" w:rsidRDefault="041C7439" w14:paraId="6EFEC3EB" w14:textId="482CB19C">
      <w:pPr>
        <w:pStyle w:val="ListParagraph"/>
        <w:numPr>
          <w:ilvl w:val="0"/>
          <w:numId w:val="6"/>
        </w:numPr>
      </w:pPr>
      <w:r>
        <w:t>S</w:t>
      </w:r>
      <w:r w:rsidR="482BFE7D">
        <w:t>ecure n</w:t>
      </w:r>
      <w:r w:rsidR="276C35E5">
        <w:t xml:space="preserve">etwork </w:t>
      </w:r>
      <w:r w:rsidR="4AA8F5E5">
        <w:t>betwe</w:t>
      </w:r>
      <w:r w:rsidR="4922CED9">
        <w:t>en o</w:t>
      </w:r>
      <w:r w:rsidR="3CEFF5E1">
        <w:t xml:space="preserve">ther cloud and </w:t>
      </w:r>
      <w:r w:rsidR="47F4B0A4">
        <w:t>Azur</w:t>
      </w:r>
      <w:r w:rsidR="3EB3734C">
        <w:t>e</w:t>
      </w:r>
    </w:p>
    <w:p w:rsidR="20D9B57D" w:rsidP="00C04F23" w:rsidRDefault="179D5D65" w14:paraId="43BF6A25" w14:textId="160BCA0B">
      <w:pPr>
        <w:pStyle w:val="ListParagraph"/>
        <w:numPr>
          <w:ilvl w:val="0"/>
          <w:numId w:val="6"/>
        </w:numPr>
      </w:pPr>
      <w:r>
        <w:t>Data Exfiltration Prevention</w:t>
      </w:r>
    </w:p>
    <w:p w:rsidR="536892C8" w:rsidP="00C04F23" w:rsidRDefault="7981CEFF" w14:paraId="49E4C6BB" w14:textId="73904571">
      <w:pPr>
        <w:pStyle w:val="ListParagraph"/>
        <w:numPr>
          <w:ilvl w:val="0"/>
          <w:numId w:val="6"/>
        </w:numPr>
      </w:pPr>
      <w:r w:rsidRPr="00245867">
        <w:rPr>
          <w:strike/>
        </w:rPr>
        <w:t>P</w:t>
      </w:r>
      <w:r w:rsidRPr="00245867" w:rsidR="3C6735F9">
        <w:rPr>
          <w:strike/>
        </w:rPr>
        <w:t xml:space="preserve">ull </w:t>
      </w:r>
      <w:r w:rsidRPr="00245867" w:rsidR="75758070">
        <w:rPr>
          <w:strike/>
        </w:rPr>
        <w:t>IPP model</w:t>
      </w:r>
      <w:r w:rsidRPr="00245867" w:rsidR="78998DFE">
        <w:rPr>
          <w:strike/>
        </w:rPr>
        <w:t>/c</w:t>
      </w:r>
      <w:r w:rsidRPr="00245867" w:rsidR="72A2D8F3">
        <w:rPr>
          <w:strike/>
        </w:rPr>
        <w:t>ontainer imag</w:t>
      </w:r>
      <w:r w:rsidRPr="00245867" w:rsidR="1EC201CC">
        <w:rPr>
          <w:strike/>
        </w:rPr>
        <w:t xml:space="preserve">e </w:t>
      </w:r>
      <w:r w:rsidRPr="00245867" w:rsidR="71867FD5">
        <w:rPr>
          <w:strike/>
        </w:rPr>
        <w:t>in</w:t>
      </w:r>
      <w:r w:rsidRPr="00245867" w:rsidR="74441F04">
        <w:rPr>
          <w:strike/>
        </w:rPr>
        <w:t xml:space="preserve"> </w:t>
      </w:r>
      <w:r w:rsidRPr="00245867" w:rsidR="56459A15">
        <w:rPr>
          <w:strike/>
        </w:rPr>
        <w:t>o</w:t>
      </w:r>
      <w:r w:rsidRPr="00245867" w:rsidR="57AE45AC">
        <w:rPr>
          <w:strike/>
        </w:rPr>
        <w:t>ther clouds</w:t>
      </w:r>
      <w:r w:rsidR="00245867">
        <w:t xml:space="preserve"> (model/container will be hosted in Azure blob/ACR which are connected as private endpoints)</w:t>
      </w:r>
    </w:p>
    <w:p w:rsidR="007E3465" w:rsidP="00C04F23" w:rsidRDefault="007E3465" w14:paraId="3D0EC335" w14:textId="50CBEE5D">
      <w:pPr>
        <w:pStyle w:val="ListParagraph"/>
        <w:numPr>
          <w:ilvl w:val="0"/>
          <w:numId w:val="6"/>
        </w:numPr>
      </w:pPr>
      <w:r>
        <w:t>System/Container events auditing</w:t>
      </w:r>
    </w:p>
    <w:p w:rsidR="17AD694C" w:rsidP="00C04F23" w:rsidRDefault="17AD694C" w14:paraId="658104CE" w14:textId="4E1B6BE4">
      <w:pPr>
        <w:pStyle w:val="ListParagraph"/>
        <w:numPr>
          <w:ilvl w:val="0"/>
          <w:numId w:val="4"/>
        </w:numPr>
      </w:pPr>
      <w:r>
        <w:t>Monitoring/observability</w:t>
      </w:r>
    </w:p>
    <w:p w:rsidR="4C2B9B6E" w:rsidP="00C04F23" w:rsidRDefault="121D7E1E" w14:paraId="3444750F" w14:textId="7B0C1204">
      <w:pPr>
        <w:pStyle w:val="ListParagraph"/>
        <w:numPr>
          <w:ilvl w:val="0"/>
          <w:numId w:val="5"/>
        </w:numPr>
      </w:pPr>
      <w:r>
        <w:t>Eyes-</w:t>
      </w:r>
      <w:r w:rsidR="3AED941A">
        <w:t>off m</w:t>
      </w:r>
      <w:r w:rsidR="27B0E1DB">
        <w:t>ode D</w:t>
      </w:r>
      <w:r w:rsidR="69E53DA1">
        <w:t>RI support</w:t>
      </w:r>
    </w:p>
    <w:p w:rsidR="17AD694C" w:rsidP="17AD694C" w:rsidRDefault="15639730" w14:paraId="4E5061BF" w14:textId="4AC847B2">
      <w:pPr>
        <w:pStyle w:val="ListParagraph"/>
        <w:numPr>
          <w:ilvl w:val="0"/>
          <w:numId w:val="5"/>
        </w:numPr>
      </w:pPr>
      <w:r>
        <w:t>L</w:t>
      </w:r>
      <w:r w:rsidR="7134155D">
        <w:t>ogs/</w:t>
      </w:r>
      <w:r w:rsidR="6DA111AA">
        <w:t>Met</w:t>
      </w:r>
      <w:r w:rsidR="10241D5B">
        <w:t>rics (especia</w:t>
      </w:r>
      <w:r w:rsidR="24121D61">
        <w:t>lly</w:t>
      </w:r>
      <w:r w:rsidR="3EF9D160">
        <w:t xml:space="preserve"> group</w:t>
      </w:r>
      <w:r w:rsidR="6D96A711">
        <w:t xml:space="preserve"> leve</w:t>
      </w:r>
      <w:r w:rsidR="515C7730">
        <w:t>l metrics like capa</w:t>
      </w:r>
      <w:r w:rsidR="678CCA6E">
        <w:t>cit</w:t>
      </w:r>
      <w:r w:rsidR="3F7CC83F">
        <w:t>y,</w:t>
      </w:r>
      <w:r w:rsidR="54E00D23">
        <w:t xml:space="preserve"> e</w:t>
      </w:r>
      <w:r w:rsidR="3E3C33E6">
        <w:t>tc.</w:t>
      </w:r>
      <w:r w:rsidR="515C7730">
        <w:t>)</w:t>
      </w:r>
    </w:p>
    <w:p w:rsidR="00A4478C" w:rsidP="00861E51" w:rsidRDefault="003A694B" w14:paraId="333B93F3" w14:textId="2761C633">
      <w:pPr>
        <w:pStyle w:val="Heading1"/>
      </w:pPr>
      <w:r>
        <w:t>Te</w:t>
      </w:r>
      <w:r w:rsidR="001952F2">
        <w:t>r</w:t>
      </w:r>
      <w:r>
        <w:t>m</w:t>
      </w:r>
      <w:r w:rsidR="00A4478C">
        <w:t>inology</w:t>
      </w:r>
    </w:p>
    <w:tbl>
      <w:tblPr>
        <w:tblStyle w:val="TableGrid"/>
        <w:tblW w:w="0" w:type="auto"/>
        <w:tblLook w:val="04A0" w:firstRow="1" w:lastRow="0" w:firstColumn="1" w:lastColumn="0" w:noHBand="0" w:noVBand="1"/>
      </w:tblPr>
      <w:tblGrid>
        <w:gridCol w:w="2065"/>
        <w:gridCol w:w="7285"/>
      </w:tblGrid>
      <w:tr w:rsidR="00505EE4" w:rsidTr="00694C8C" w14:paraId="3ECE260E" w14:textId="77777777">
        <w:tc>
          <w:tcPr>
            <w:tcW w:w="2065" w:type="dxa"/>
          </w:tcPr>
          <w:p w:rsidR="00505EE4" w:rsidP="00A4478C" w:rsidRDefault="00505EE4" w14:paraId="7E69008B" w14:textId="77777777"/>
        </w:tc>
        <w:tc>
          <w:tcPr>
            <w:tcW w:w="7285" w:type="dxa"/>
          </w:tcPr>
          <w:p w:rsidR="00505EE4" w:rsidP="00A4478C" w:rsidRDefault="00505EE4" w14:paraId="1D46C3B1" w14:textId="77777777"/>
        </w:tc>
      </w:tr>
      <w:tr w:rsidR="00505EE4" w:rsidTr="00694C8C" w14:paraId="5DFD0112" w14:textId="77777777">
        <w:tc>
          <w:tcPr>
            <w:tcW w:w="2065" w:type="dxa"/>
          </w:tcPr>
          <w:p w:rsidR="00505EE4" w:rsidP="00A4478C" w:rsidRDefault="002C4541" w14:paraId="0596CF3D" w14:textId="07382A4D">
            <w:r>
              <w:t>Model instance</w:t>
            </w:r>
          </w:p>
        </w:tc>
        <w:tc>
          <w:tcPr>
            <w:tcW w:w="7285" w:type="dxa"/>
          </w:tcPr>
          <w:p w:rsidR="00505EE4" w:rsidP="00A4478C" w:rsidRDefault="00C860DA" w14:paraId="05991D12" w14:textId="6551F3C0">
            <w:pPr>
              <w:rPr>
                <w:lang w:eastAsia="zh-CN"/>
              </w:rPr>
            </w:pPr>
            <w:r>
              <w:t>a group of nodes</w:t>
            </w:r>
            <w:r w:rsidR="00EB0405">
              <w:t xml:space="preserve"> to serve </w:t>
            </w:r>
            <w:r w:rsidR="008551F2">
              <w:t>as one model</w:t>
            </w:r>
            <w:r w:rsidR="00E82313">
              <w:t xml:space="preserve"> replica</w:t>
            </w:r>
            <w:r w:rsidR="00BC7522">
              <w:t xml:space="preserve">; </w:t>
            </w:r>
            <w:r w:rsidRPr="00BC7522" w:rsidR="00BC7522">
              <w:t>the user can specify how many nodes they want to group into a single model instance</w:t>
            </w:r>
            <w:r w:rsidR="006516F3">
              <w:t>;</w:t>
            </w:r>
            <w:r w:rsidR="00691AC0">
              <w:t xml:space="preserve"> </w:t>
            </w:r>
            <w:r w:rsidRPr="00691AC0" w:rsidR="00691AC0">
              <w:t>All scale operations on the deployment must be performed at the model instance level</w:t>
            </w:r>
            <w:r w:rsidR="00F631C6">
              <w:rPr>
                <w:rFonts w:hint="eastAsia"/>
                <w:lang w:eastAsia="zh-CN"/>
              </w:rPr>
              <w:t>.</w:t>
            </w:r>
          </w:p>
        </w:tc>
      </w:tr>
      <w:tr w:rsidR="00505EE4" w:rsidTr="00694C8C" w14:paraId="11FC878C" w14:textId="77777777">
        <w:tc>
          <w:tcPr>
            <w:tcW w:w="2065" w:type="dxa"/>
          </w:tcPr>
          <w:p w:rsidR="00505EE4" w:rsidP="00A4478C" w:rsidRDefault="00505EE4" w14:paraId="4E1EFEF5" w14:textId="77777777"/>
        </w:tc>
        <w:tc>
          <w:tcPr>
            <w:tcW w:w="7285" w:type="dxa"/>
          </w:tcPr>
          <w:p w:rsidR="00505EE4" w:rsidP="00A4478C" w:rsidRDefault="00505EE4" w14:paraId="1627DAAB" w14:textId="77777777"/>
        </w:tc>
      </w:tr>
    </w:tbl>
    <w:p w:rsidRPr="00A4478C" w:rsidR="00505EE4" w:rsidP="00A4478C" w:rsidRDefault="00505EE4" w14:paraId="0026E480" w14:textId="77777777"/>
    <w:p w:rsidR="17AD694C" w:rsidP="17AD694C" w:rsidRDefault="3A0DE219" w14:paraId="4345001B" w14:textId="4D7E8E7F">
      <w:pPr>
        <w:pStyle w:val="Heading1"/>
      </w:pPr>
      <w:r>
        <w:t xml:space="preserve">High-level </w:t>
      </w:r>
      <w:r w:rsidR="00861E51">
        <w:t>A</w:t>
      </w:r>
      <w:r>
        <w:t>rchitecture</w:t>
      </w:r>
    </w:p>
    <w:p w:rsidR="2478CCBF" w:rsidP="2478CCBF" w:rsidRDefault="2478CCBF" w14:paraId="6A6BAC72" w14:textId="23E7C837">
      <w:pPr>
        <w:rPr>
          <w:noProof/>
        </w:rPr>
      </w:pPr>
    </w:p>
    <w:p w:rsidR="355C2FBB" w:rsidRDefault="355C2FBB" w14:paraId="1232FAA1" w14:textId="645C1D3E"/>
    <w:p w:rsidR="652C968B" w:rsidP="652C968B" w:rsidRDefault="6C9286BA" w14:paraId="02318A1F" w14:textId="23A57481">
      <w:pPr>
        <w:rPr>
          <w:noProof/>
        </w:rPr>
      </w:pPr>
      <w:commentRangeStart w:id="8"/>
      <w:commentRangeStart w:id="9"/>
      <w:r>
        <w:rPr>
          <w:noProof/>
        </w:rPr>
        <w:drawing>
          <wp:inline distT="0" distB="0" distL="0" distR="0" wp14:anchorId="70CA6C28" wp14:editId="1D9A56FB">
            <wp:extent cx="6164304" cy="4111511"/>
            <wp:effectExtent l="0" t="0" r="8255" b="3810"/>
            <wp:docPr id="663827826" name="Picture 66382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827826"/>
                    <pic:cNvPicPr/>
                  </pic:nvPicPr>
                  <pic:blipFill>
                    <a:blip r:embed="rId17">
                      <a:extLst>
                        <a:ext uri="{28A0092B-C50C-407E-A947-70E740481C1C}">
                          <a14:useLocalDpi xmlns:a14="http://schemas.microsoft.com/office/drawing/2010/main" val="0"/>
                        </a:ext>
                      </a:extLst>
                    </a:blip>
                    <a:stretch>
                      <a:fillRect/>
                    </a:stretch>
                  </pic:blipFill>
                  <pic:spPr>
                    <a:xfrm>
                      <a:off x="0" y="0"/>
                      <a:ext cx="6164304" cy="4111511"/>
                    </a:xfrm>
                    <a:prstGeom prst="rect">
                      <a:avLst/>
                    </a:prstGeom>
                  </pic:spPr>
                </pic:pic>
              </a:graphicData>
            </a:graphic>
          </wp:inline>
        </w:drawing>
      </w:r>
      <w:commentRangeEnd w:id="8"/>
      <w:r>
        <w:rPr>
          <w:rStyle w:val="CommentReference"/>
        </w:rPr>
        <w:commentReference w:id="8"/>
      </w:r>
      <w:commentRangeEnd w:id="9"/>
      <w:r>
        <w:rPr>
          <w:rStyle w:val="CommentReference"/>
        </w:rPr>
        <w:commentReference w:id="9"/>
      </w:r>
    </w:p>
    <w:p w:rsidR="5D5FF820" w:rsidP="49DEAA4D" w:rsidRDefault="601694A9" w14:paraId="2E31C735" w14:textId="731A5BD2">
      <w:pPr>
        <w:rPr>
          <w:noProof/>
        </w:rPr>
      </w:pPr>
      <w:commentRangeStart w:id="10"/>
      <w:commentRangeStart w:id="11"/>
      <w:commentRangeStart w:id="12"/>
      <w:commentRangeStart w:id="13"/>
      <w:commentRangeStart w:id="14"/>
      <w:commentRangeEnd w:id="10"/>
      <w:r>
        <w:rPr>
          <w:rStyle w:val="CommentReference"/>
        </w:rPr>
        <w:commentReference w:id="10"/>
      </w:r>
      <w:commentRangeEnd w:id="11"/>
      <w:r w:rsidR="2375D33E">
        <w:rPr>
          <w:rStyle w:val="CommentReference"/>
        </w:rPr>
        <w:commentReference w:id="11"/>
      </w:r>
      <w:commentRangeEnd w:id="12"/>
      <w:r w:rsidR="00AD7EDF">
        <w:rPr>
          <w:rStyle w:val="CommentReference"/>
        </w:rPr>
        <w:commentReference w:id="12"/>
      </w:r>
      <w:commentRangeEnd w:id="13"/>
      <w:r w:rsidR="007E5F4A">
        <w:rPr>
          <w:rStyle w:val="CommentReference"/>
        </w:rPr>
        <w:commentReference w:id="13"/>
      </w:r>
      <w:commentRangeEnd w:id="14"/>
      <w:r>
        <w:rPr>
          <w:rStyle w:val="CommentReference"/>
        </w:rPr>
        <w:commentReference w:id="14"/>
      </w:r>
    </w:p>
    <w:p w:rsidR="2567DFFE" w:rsidP="00F64695" w:rsidRDefault="00923453" w14:paraId="7C542396" w14:textId="53D9A527">
      <w:commentRangeStart w:id="16"/>
      <w:commentRangeStart w:id="17"/>
      <w:commentRangeEnd w:id="16"/>
      <w:r>
        <w:rPr>
          <w:rStyle w:val="CommentReference"/>
        </w:rPr>
        <w:commentReference w:id="16"/>
      </w:r>
      <w:commentRangeEnd w:id="17"/>
      <w:r>
        <w:rPr>
          <w:rStyle w:val="CommentReference"/>
        </w:rPr>
        <w:commentReference w:id="17"/>
      </w:r>
      <w:r w:rsidRPr="76C25753" w:rsidR="62D2F2DF">
        <w:rPr>
          <w:noProof/>
        </w:rPr>
        <w:t xml:space="preserve"> </w:t>
      </w:r>
      <w:commentRangeStart w:id="18"/>
      <w:commentRangeEnd w:id="18"/>
      <w:r>
        <w:rPr>
          <w:rStyle w:val="CommentReference"/>
        </w:rPr>
        <w:commentReference w:id="18"/>
      </w:r>
      <w:commentRangeStart w:id="19"/>
      <w:commentRangeEnd w:id="19"/>
      <w:r>
        <w:rPr>
          <w:rStyle w:val="CommentReference"/>
        </w:rPr>
        <w:commentReference w:id="19"/>
      </w:r>
      <w:commentRangeStart w:id="20"/>
      <w:commentRangeStart w:id="21"/>
      <w:commentRangeEnd w:id="20"/>
      <w:r w:rsidR="524E7527">
        <w:rPr>
          <w:rStyle w:val="CommentReference"/>
        </w:rPr>
        <w:commentReference w:id="20"/>
      </w:r>
      <w:commentRangeEnd w:id="21"/>
      <w:r w:rsidR="00FB398F">
        <w:rPr>
          <w:rStyle w:val="CommentReference"/>
        </w:rPr>
        <w:commentReference w:id="21"/>
      </w:r>
    </w:p>
    <w:p w:rsidR="001313A4" w:rsidP="001313A4" w:rsidRDefault="001313A4" w14:paraId="64C5ADC7" w14:textId="77777777">
      <w:pPr>
        <w:pStyle w:val="Heading1"/>
      </w:pPr>
      <w:r>
        <w:t>Control Plane</w:t>
      </w:r>
    </w:p>
    <w:p w:rsidRPr="00D71700" w:rsidR="00D71700" w:rsidP="00D71700" w:rsidRDefault="00D71700" w14:paraId="2AB8A7FD" w14:textId="77777777"/>
    <w:p w:rsidR="001313A4" w:rsidP="001313A4" w:rsidRDefault="618E1BB2" w14:paraId="0EA89A1E" w14:textId="56ACE089">
      <w:r>
        <w:rPr>
          <w:noProof/>
        </w:rPr>
        <w:drawing>
          <wp:inline distT="0" distB="0" distL="0" distR="0" wp14:anchorId="10FDC9CE" wp14:editId="3ADF3CC4">
            <wp:extent cx="4438650" cy="4572000"/>
            <wp:effectExtent l="0" t="0" r="0" b="0"/>
            <wp:docPr id="407272969" name="Picture 40727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8650" cy="4572000"/>
                    </a:xfrm>
                    <a:prstGeom prst="rect">
                      <a:avLst/>
                    </a:prstGeom>
                  </pic:spPr>
                </pic:pic>
              </a:graphicData>
            </a:graphic>
          </wp:inline>
        </w:drawing>
      </w:r>
    </w:p>
    <w:p w:rsidR="00701806" w:rsidP="00701806" w:rsidRDefault="00701806" w14:paraId="705C4B8A" w14:textId="282B23A8">
      <w:pPr>
        <w:pStyle w:val="Heading2"/>
        <w:rPr>
          <w:rFonts w:ascii="Calibri Light" w:hAnsi="Calibri Light" w:eastAsia="Calibri Light" w:cs="Calibri Light"/>
        </w:rPr>
      </w:pPr>
      <w:r>
        <w:rPr>
          <w:rStyle w:val="Heading3Char"/>
        </w:rPr>
        <w:t>Network Security</w:t>
      </w:r>
    </w:p>
    <w:p w:rsidR="002F0709" w:rsidP="00701806" w:rsidRDefault="00C7361D" w14:paraId="305C7CA4" w14:textId="3F4C147D">
      <w:pPr>
        <w:rPr>
          <w:rFonts w:ascii="Calibri" w:hAnsi="Calibri" w:eastAsia="Calibri" w:cs="Calibri"/>
          <w:color w:val="000000" w:themeColor="text1"/>
        </w:rPr>
      </w:pPr>
      <w:r w:rsidRPr="00C7361D">
        <w:rPr>
          <w:rFonts w:ascii="Calibri" w:hAnsi="Calibri" w:eastAsia="Calibri" w:cs="Calibri"/>
          <w:noProof/>
          <w:color w:val="000000" w:themeColor="text1"/>
        </w:rPr>
        <w:drawing>
          <wp:inline distT="0" distB="0" distL="0" distR="0" wp14:anchorId="230BCEBC" wp14:editId="3FAB0418">
            <wp:extent cx="5227245" cy="4165042"/>
            <wp:effectExtent l="0" t="0" r="0" b="6985"/>
            <wp:docPr id="1"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line, parallel&#10;&#10;Description automatically generated"/>
                    <pic:cNvPicPr/>
                  </pic:nvPicPr>
                  <pic:blipFill>
                    <a:blip r:embed="rId19"/>
                    <a:stretch>
                      <a:fillRect/>
                    </a:stretch>
                  </pic:blipFill>
                  <pic:spPr>
                    <a:xfrm>
                      <a:off x="0" y="0"/>
                      <a:ext cx="5233857" cy="4170310"/>
                    </a:xfrm>
                    <a:prstGeom prst="rect">
                      <a:avLst/>
                    </a:prstGeom>
                  </pic:spPr>
                </pic:pic>
              </a:graphicData>
            </a:graphic>
          </wp:inline>
        </w:drawing>
      </w:r>
    </w:p>
    <w:p w:rsidR="00701806" w:rsidP="00701806" w:rsidRDefault="00CF2D82" w14:paraId="1FCAEDC9" w14:textId="511F1459">
      <w:pPr>
        <w:rPr>
          <w:rFonts w:ascii="Calibri" w:hAnsi="Calibri" w:eastAsia="Calibri" w:cs="Calibri"/>
          <w:color w:val="000000" w:themeColor="text1"/>
        </w:rPr>
      </w:pPr>
      <w:r>
        <w:rPr>
          <w:rFonts w:ascii="Calibri" w:hAnsi="Calibri" w:eastAsia="Calibri" w:cs="Calibri"/>
          <w:color w:val="000000" w:themeColor="text1"/>
        </w:rPr>
        <w:t>Fr</w:t>
      </w:r>
      <w:r w:rsidR="007E47C1">
        <w:rPr>
          <w:rFonts w:ascii="Calibri" w:hAnsi="Calibri" w:eastAsia="Calibri" w:cs="Calibri"/>
          <w:color w:val="000000" w:themeColor="text1"/>
        </w:rPr>
        <w:t xml:space="preserve">om </w:t>
      </w:r>
      <w:r w:rsidR="009107A4">
        <w:rPr>
          <w:rFonts w:ascii="Calibri" w:hAnsi="Calibri" w:eastAsia="Calibri" w:cs="Calibri"/>
          <w:color w:val="000000" w:themeColor="text1"/>
        </w:rPr>
        <w:t>a network</w:t>
      </w:r>
      <w:r w:rsidR="007E47C1">
        <w:rPr>
          <w:rFonts w:ascii="Calibri" w:hAnsi="Calibri" w:eastAsia="Calibri" w:cs="Calibri"/>
          <w:color w:val="000000" w:themeColor="text1"/>
        </w:rPr>
        <w:t xml:space="preserve"> perspective</w:t>
      </w:r>
      <w:r w:rsidR="00701806">
        <w:rPr>
          <w:rFonts w:ascii="Calibri" w:hAnsi="Calibri" w:eastAsia="Calibri" w:cs="Calibri"/>
          <w:color w:val="000000" w:themeColor="text1"/>
        </w:rPr>
        <w:t xml:space="preserve">, </w:t>
      </w:r>
      <w:r w:rsidR="007E47C1">
        <w:rPr>
          <w:rFonts w:ascii="Calibri" w:hAnsi="Calibri" w:eastAsia="Calibri" w:cs="Calibri"/>
          <w:color w:val="000000" w:themeColor="text1"/>
        </w:rPr>
        <w:t>the design</w:t>
      </w:r>
      <w:r w:rsidR="00701806">
        <w:rPr>
          <w:rFonts w:ascii="Calibri" w:hAnsi="Calibri" w:eastAsia="Calibri" w:cs="Calibri"/>
          <w:color w:val="000000" w:themeColor="text1"/>
        </w:rPr>
        <w:t xml:space="preserve"> contains </w:t>
      </w:r>
      <w:r w:rsidR="009107A4">
        <w:rPr>
          <w:rFonts w:ascii="Calibri" w:hAnsi="Calibri" w:eastAsia="Calibri" w:cs="Calibri"/>
          <w:color w:val="000000" w:themeColor="text1"/>
        </w:rPr>
        <w:t>the following</w:t>
      </w:r>
      <w:r w:rsidR="00701806">
        <w:rPr>
          <w:rFonts w:ascii="Calibri" w:hAnsi="Calibri" w:eastAsia="Calibri" w:cs="Calibri"/>
          <w:color w:val="000000" w:themeColor="text1"/>
        </w:rPr>
        <w:t xml:space="preserve"> network</w:t>
      </w:r>
      <w:r w:rsidR="007E47C1">
        <w:rPr>
          <w:rFonts w:ascii="Calibri" w:hAnsi="Calibri" w:eastAsia="Calibri" w:cs="Calibri"/>
          <w:color w:val="000000" w:themeColor="text1"/>
        </w:rPr>
        <w:t xml:space="preserve"> entities</w:t>
      </w:r>
      <w:r w:rsidR="00701806">
        <w:rPr>
          <w:rFonts w:ascii="Calibri" w:hAnsi="Calibri" w:eastAsia="Calibri" w:cs="Calibri"/>
          <w:color w:val="000000" w:themeColor="text1"/>
        </w:rPr>
        <w:t>.</w:t>
      </w:r>
    </w:p>
    <w:p w:rsidR="00701806" w:rsidP="00701806" w:rsidRDefault="00701806" w14:paraId="5BBF8912" w14:textId="1257D3EB">
      <w:pPr>
        <w:pStyle w:val="ListParagraph"/>
        <w:numPr>
          <w:ilvl w:val="0"/>
          <w:numId w:val="3"/>
        </w:numPr>
        <w:rPr>
          <w:rFonts w:ascii="Calibri" w:hAnsi="Calibri" w:eastAsia="Calibri" w:cs="Calibri"/>
          <w:color w:val="000000" w:themeColor="text1"/>
        </w:rPr>
      </w:pPr>
      <w:r>
        <w:rPr>
          <w:rFonts w:ascii="Calibri" w:hAnsi="Calibri" w:eastAsia="Calibri" w:cs="Calibri"/>
          <w:color w:val="000000" w:themeColor="text1"/>
        </w:rPr>
        <w:t>OCI vcn</w:t>
      </w:r>
      <w:r w:rsidR="00612566">
        <w:rPr>
          <w:rFonts w:ascii="Calibri" w:hAnsi="Calibri" w:eastAsia="Calibri" w:cs="Calibri"/>
          <w:color w:val="000000" w:themeColor="text1"/>
        </w:rPr>
        <w:t>.  It is connected to Azure vnet via ExpressRoute and FastConnect.</w:t>
      </w:r>
    </w:p>
    <w:p w:rsidR="00F55118" w:rsidP="00F55118" w:rsidRDefault="00F55118" w14:paraId="31BF4161" w14:textId="33363A4F">
      <w:pPr>
        <w:pStyle w:val="ListParagraph"/>
        <w:numPr>
          <w:ilvl w:val="1"/>
          <w:numId w:val="3"/>
        </w:numPr>
        <w:rPr>
          <w:rFonts w:ascii="Calibri" w:hAnsi="Calibri" w:eastAsia="Calibri" w:cs="Calibri"/>
          <w:color w:val="000000" w:themeColor="text1"/>
        </w:rPr>
      </w:pPr>
      <w:r>
        <w:rPr>
          <w:rFonts w:ascii="Calibri" w:hAnsi="Calibri" w:eastAsia="Calibri" w:cs="Calibri"/>
          <w:color w:val="000000" w:themeColor="text1"/>
        </w:rPr>
        <w:t>All outbound and in</w:t>
      </w:r>
      <w:r w:rsidR="00F71935">
        <w:rPr>
          <w:rFonts w:ascii="Calibri" w:hAnsi="Calibri" w:eastAsia="Calibri" w:cs="Calibri"/>
          <w:color w:val="000000" w:themeColor="text1"/>
        </w:rPr>
        <w:t xml:space="preserve">bound traffics are disabled by default. </w:t>
      </w:r>
    </w:p>
    <w:p w:rsidR="00473C80" w:rsidP="00F55118" w:rsidRDefault="00473C80" w14:paraId="4AB0CDD3" w14:textId="35FEE6BF">
      <w:pPr>
        <w:pStyle w:val="ListParagraph"/>
        <w:numPr>
          <w:ilvl w:val="1"/>
          <w:numId w:val="3"/>
        </w:numPr>
        <w:rPr>
          <w:rFonts w:ascii="Calibri" w:hAnsi="Calibri" w:eastAsia="Calibri" w:cs="Calibri"/>
          <w:color w:val="000000" w:themeColor="text1"/>
        </w:rPr>
      </w:pPr>
      <w:r w:rsidRPr="3A624D66">
        <w:rPr>
          <w:rFonts w:ascii="Calibri" w:hAnsi="Calibri" w:eastAsia="Calibri" w:cs="Calibri"/>
          <w:color w:val="000000" w:themeColor="text1"/>
        </w:rPr>
        <w:t xml:space="preserve">It can </w:t>
      </w:r>
      <w:r w:rsidRPr="3A624D66" w:rsidR="008468A6">
        <w:rPr>
          <w:rFonts w:ascii="Calibri" w:hAnsi="Calibri" w:eastAsia="Calibri" w:cs="Calibri"/>
          <w:color w:val="000000" w:themeColor="text1"/>
        </w:rPr>
        <w:t xml:space="preserve">only </w:t>
      </w:r>
      <w:r w:rsidRPr="3A624D66">
        <w:rPr>
          <w:rFonts w:ascii="Calibri" w:hAnsi="Calibri" w:eastAsia="Calibri" w:cs="Calibri"/>
          <w:color w:val="000000" w:themeColor="text1"/>
        </w:rPr>
        <w:t>access the peered A</w:t>
      </w:r>
      <w:r w:rsidRPr="3A624D66" w:rsidR="1EE45C00">
        <w:rPr>
          <w:rFonts w:ascii="Calibri" w:hAnsi="Calibri" w:eastAsia="Calibri" w:cs="Calibri"/>
          <w:color w:val="000000" w:themeColor="text1"/>
        </w:rPr>
        <w:t>in</w:t>
      </w:r>
      <w:r w:rsidRPr="3A624D66">
        <w:rPr>
          <w:rFonts w:ascii="Calibri" w:hAnsi="Calibri" w:eastAsia="Calibri" w:cs="Calibri"/>
          <w:color w:val="000000" w:themeColor="text1"/>
        </w:rPr>
        <w:t>zure vnet</w:t>
      </w:r>
      <w:r w:rsidRPr="3A624D66" w:rsidR="008468A6">
        <w:rPr>
          <w:rFonts w:ascii="Calibri" w:hAnsi="Calibri" w:eastAsia="Calibri" w:cs="Calibri"/>
          <w:color w:val="000000" w:themeColor="text1"/>
        </w:rPr>
        <w:t xml:space="preserve"> via ExpressRoute/FastConnect connection</w:t>
      </w:r>
      <w:r w:rsidRPr="3A624D66">
        <w:rPr>
          <w:rFonts w:ascii="Calibri" w:hAnsi="Calibri" w:eastAsia="Calibri" w:cs="Calibri"/>
          <w:color w:val="000000" w:themeColor="text1"/>
        </w:rPr>
        <w:t>.</w:t>
      </w:r>
    </w:p>
    <w:p w:rsidR="00701806" w:rsidP="00701806" w:rsidRDefault="00612566" w14:paraId="5DFA6588" w14:textId="6CAD0D16">
      <w:pPr>
        <w:pStyle w:val="ListParagraph"/>
        <w:numPr>
          <w:ilvl w:val="0"/>
          <w:numId w:val="3"/>
        </w:numPr>
        <w:rPr>
          <w:rFonts w:ascii="Calibri" w:hAnsi="Calibri" w:eastAsia="Calibri" w:cs="Calibri"/>
          <w:color w:val="000000" w:themeColor="text1"/>
        </w:rPr>
      </w:pPr>
      <w:r>
        <w:rPr>
          <w:rFonts w:ascii="Calibri" w:hAnsi="Calibri" w:eastAsia="Calibri" w:cs="Calibri"/>
          <w:color w:val="000000" w:themeColor="text1"/>
        </w:rPr>
        <w:t>Azure vnet.</w:t>
      </w:r>
      <w:r w:rsidRPr="00612566">
        <w:rPr>
          <w:rFonts w:ascii="Calibri" w:hAnsi="Calibri" w:eastAsia="Calibri" w:cs="Calibri"/>
          <w:color w:val="000000" w:themeColor="text1"/>
        </w:rPr>
        <w:t xml:space="preserve"> </w:t>
      </w:r>
      <w:r>
        <w:rPr>
          <w:rFonts w:ascii="Calibri" w:hAnsi="Calibri" w:eastAsia="Calibri" w:cs="Calibri"/>
          <w:color w:val="000000" w:themeColor="text1"/>
        </w:rPr>
        <w:t>It is connected to OCI vcn via ExpressRoute and FastConnect.</w:t>
      </w:r>
      <w:r w:rsidR="00996772">
        <w:rPr>
          <w:rFonts w:ascii="Calibri" w:hAnsi="Calibri" w:eastAsia="Calibri" w:cs="Calibri"/>
          <w:color w:val="000000" w:themeColor="text1"/>
        </w:rPr>
        <w:t xml:space="preserve"> </w:t>
      </w:r>
      <w:r w:rsidR="00391188">
        <w:rPr>
          <w:rFonts w:ascii="Calibri" w:hAnsi="Calibri" w:eastAsia="Calibri" w:cs="Calibri"/>
          <w:color w:val="000000" w:themeColor="text1"/>
        </w:rPr>
        <w:t>NSG rules need to be applied</w:t>
      </w:r>
      <w:r w:rsidR="0034776C">
        <w:rPr>
          <w:rFonts w:ascii="Calibri" w:hAnsi="Calibri" w:eastAsia="Calibri" w:cs="Calibri"/>
          <w:color w:val="000000" w:themeColor="text1"/>
        </w:rPr>
        <w:t xml:space="preserve"> according to </w:t>
      </w:r>
      <w:r w:rsidR="004C5101">
        <w:rPr>
          <w:rFonts w:ascii="Calibri" w:hAnsi="Calibri" w:eastAsia="Calibri" w:cs="Calibri"/>
          <w:color w:val="000000" w:themeColor="text1"/>
        </w:rPr>
        <w:t>the following network requirements.</w:t>
      </w:r>
    </w:p>
    <w:p w:rsidR="00CA5992" w:rsidP="00CA5992" w:rsidRDefault="00715F58" w14:paraId="62ABB90B" w14:textId="397A7694">
      <w:pPr>
        <w:pStyle w:val="ListParagraph"/>
        <w:numPr>
          <w:ilvl w:val="1"/>
          <w:numId w:val="3"/>
        </w:numPr>
        <w:rPr>
          <w:rFonts w:ascii="Calibri" w:hAnsi="Calibri" w:eastAsia="Calibri" w:cs="Calibri"/>
          <w:color w:val="000000" w:themeColor="text1"/>
        </w:rPr>
      </w:pPr>
      <w:commentRangeStart w:id="22"/>
      <w:r>
        <w:rPr>
          <w:rFonts w:ascii="Calibri" w:hAnsi="Calibri" w:eastAsia="Calibri" w:cs="Calibri"/>
          <w:color w:val="000000" w:themeColor="text1"/>
        </w:rPr>
        <w:t xml:space="preserve">K8s control plane is installed in this vnet. </w:t>
      </w:r>
      <w:commentRangeEnd w:id="22"/>
      <w:r>
        <w:rPr>
          <w:rStyle w:val="CommentReference"/>
        </w:rPr>
        <w:commentReference w:id="22"/>
      </w:r>
    </w:p>
    <w:p w:rsidR="003D3626" w:rsidP="003B73F6" w:rsidRDefault="00715F58" w14:paraId="2AAFA17B" w14:textId="77777777">
      <w:pPr>
        <w:pStyle w:val="ListParagraph"/>
        <w:numPr>
          <w:ilvl w:val="1"/>
          <w:numId w:val="3"/>
        </w:numPr>
        <w:rPr>
          <w:rFonts w:ascii="Calibri" w:hAnsi="Calibri" w:eastAsia="Calibri" w:cs="Calibri"/>
          <w:color w:val="000000" w:themeColor="text1"/>
        </w:rPr>
      </w:pPr>
      <w:r w:rsidRPr="00CA5992">
        <w:rPr>
          <w:rFonts w:ascii="Calibri" w:hAnsi="Calibri" w:eastAsia="Calibri" w:cs="Calibri"/>
          <w:color w:val="000000" w:themeColor="text1"/>
        </w:rPr>
        <w:t xml:space="preserve">Azure Arc </w:t>
      </w:r>
      <w:r w:rsidRPr="00CA5992" w:rsidR="007A425A">
        <w:rPr>
          <w:rFonts w:ascii="Calibri" w:hAnsi="Calibri" w:eastAsia="Calibri" w:cs="Calibri"/>
          <w:color w:val="000000" w:themeColor="text1"/>
        </w:rPr>
        <w:t>agent</w:t>
      </w:r>
      <w:r w:rsidRPr="00CA5992">
        <w:rPr>
          <w:rFonts w:ascii="Calibri" w:hAnsi="Calibri" w:eastAsia="Calibri" w:cs="Calibri"/>
          <w:color w:val="000000" w:themeColor="text1"/>
        </w:rPr>
        <w:t xml:space="preserve"> is installed in this vnet.</w:t>
      </w:r>
    </w:p>
    <w:p w:rsidRPr="003D3626" w:rsidR="003D3626" w:rsidP="003D3626" w:rsidRDefault="003B73F6" w14:paraId="636A2231" w14:textId="77777777">
      <w:pPr>
        <w:pStyle w:val="ListParagraph"/>
        <w:numPr>
          <w:ilvl w:val="2"/>
          <w:numId w:val="3"/>
        </w:numPr>
        <w:rPr>
          <w:rStyle w:val="Hyperlink"/>
          <w:rFonts w:ascii="Calibri" w:hAnsi="Calibri" w:eastAsia="Calibri" w:cs="Calibri"/>
          <w:color w:val="000000" w:themeColor="text1"/>
          <w:u w:val="none"/>
        </w:rPr>
      </w:pPr>
      <w:r w:rsidRPr="00CA5992">
        <w:rPr>
          <w:rFonts w:ascii="Calibri" w:hAnsi="Calibri" w:eastAsia="Calibri" w:cs="Calibri"/>
          <w:color w:val="000000" w:themeColor="text1"/>
        </w:rPr>
        <w:t xml:space="preserve">Azure Arc - </w:t>
      </w:r>
      <w:hyperlink w:history="1" w:anchor="details" r:id="rId20">
        <w:r>
          <w:rPr>
            <w:rStyle w:val="Hyperlink"/>
          </w:rPr>
          <w:t>Network requirements</w:t>
        </w:r>
      </w:hyperlink>
    </w:p>
    <w:p w:rsidRPr="003D3626" w:rsidR="003D3626" w:rsidP="003D3626" w:rsidRDefault="00873A1E" w14:paraId="650D8D14" w14:textId="3AF5513C">
      <w:pPr>
        <w:pStyle w:val="ListParagraph"/>
        <w:numPr>
          <w:ilvl w:val="2"/>
          <w:numId w:val="3"/>
        </w:numPr>
        <w:rPr>
          <w:rStyle w:val="Hyperlink"/>
          <w:rFonts w:ascii="Calibri" w:hAnsi="Calibri" w:eastAsia="Calibri" w:cs="Calibri"/>
          <w:color w:val="000000" w:themeColor="text1"/>
          <w:u w:val="none"/>
        </w:rPr>
      </w:pPr>
      <w:hyperlink w:history="1" w:anchor="data-exchange-between-cluster-and-azure" r:id="rId21">
        <w:r w:rsidR="003D3626">
          <w:rPr>
            <w:rStyle w:val="Hyperlink"/>
          </w:rPr>
          <w:t>Data exchange between cluster and Azure</w:t>
        </w:r>
      </w:hyperlink>
    </w:p>
    <w:p w:rsidR="003D3626" w:rsidP="003D3626" w:rsidRDefault="008106B0" w14:paraId="07C6A31D" w14:textId="748955BB">
      <w:pPr>
        <w:pStyle w:val="ListParagraph"/>
        <w:numPr>
          <w:ilvl w:val="1"/>
          <w:numId w:val="3"/>
        </w:numPr>
        <w:rPr>
          <w:rFonts w:ascii="Calibri" w:hAnsi="Calibri" w:eastAsia="Calibri" w:cs="Calibri"/>
          <w:color w:val="000000" w:themeColor="text1"/>
        </w:rPr>
      </w:pPr>
      <w:r>
        <w:rPr>
          <w:rFonts w:ascii="Calibri" w:hAnsi="Calibri" w:eastAsia="Calibri" w:cs="Calibri"/>
          <w:color w:val="000000" w:themeColor="text1"/>
        </w:rPr>
        <w:t>Azureml extension is installed in this vnet.</w:t>
      </w:r>
    </w:p>
    <w:p w:rsidRPr="00E26C3B" w:rsidR="008106B0" w:rsidP="00E67F36" w:rsidRDefault="00873A1E" w14:paraId="5ABA8631" w14:textId="51880F1D">
      <w:pPr>
        <w:pStyle w:val="ListParagraph"/>
        <w:numPr>
          <w:ilvl w:val="2"/>
          <w:numId w:val="3"/>
        </w:numPr>
        <w:rPr>
          <w:rFonts w:ascii="Calibri" w:hAnsi="Calibri" w:eastAsia="Calibri" w:cs="Calibri"/>
          <w:color w:val="000000" w:themeColor="text1"/>
        </w:rPr>
      </w:pPr>
      <w:hyperlink w:history="1" w:anchor="scenario-workspace-created-with-the-hbi_workspace-flag-enabled" r:id="rId22">
        <w:r w:rsidR="00E67F36">
          <w:rPr>
            <w:rStyle w:val="Hyperlink"/>
          </w:rPr>
          <w:t>Network requirements</w:t>
        </w:r>
      </w:hyperlink>
      <w:r w:rsidR="00E26C3B">
        <w:rPr>
          <w:rStyle w:val="Hyperlink"/>
        </w:rPr>
        <w:t xml:space="preserve">  </w:t>
      </w:r>
      <w:r w:rsidRPr="00E26C3B" w:rsidR="00E26C3B">
        <w:rPr>
          <w:rFonts w:ascii="Calibri" w:hAnsi="Calibri" w:eastAsia="Calibri" w:cs="Calibri"/>
          <w:color w:val="000000" w:themeColor="text1"/>
        </w:rPr>
        <w:t>For system log, we have different design and will not use kusto.</w:t>
      </w:r>
    </w:p>
    <w:p w:rsidR="00701806" w:rsidP="00701806" w:rsidRDefault="001351AA" w14:paraId="6A16051F" w14:textId="7AE762FD">
      <w:pPr>
        <w:pStyle w:val="ListParagraph"/>
        <w:numPr>
          <w:ilvl w:val="1"/>
          <w:numId w:val="3"/>
        </w:numPr>
        <w:rPr>
          <w:rFonts w:ascii="Calibri" w:hAnsi="Calibri" w:eastAsia="Calibri" w:cs="Calibri"/>
          <w:color w:val="000000" w:themeColor="text1"/>
        </w:rPr>
      </w:pPr>
      <w:r>
        <w:rPr>
          <w:rFonts w:ascii="Calibri" w:hAnsi="Calibri" w:eastAsia="Calibri" w:cs="Calibri"/>
          <w:color w:val="000000" w:themeColor="text1"/>
        </w:rPr>
        <w:t xml:space="preserve">Azureml Arc </w:t>
      </w:r>
      <w:r w:rsidR="002A4BF6">
        <w:rPr>
          <w:rFonts w:ascii="Calibri" w:hAnsi="Calibri" w:eastAsia="Calibri" w:cs="Calibri"/>
          <w:color w:val="000000" w:themeColor="text1"/>
        </w:rPr>
        <w:t xml:space="preserve">extension </w:t>
      </w:r>
      <w:r w:rsidR="00617EC6">
        <w:rPr>
          <w:rFonts w:ascii="Calibri" w:hAnsi="Calibri" w:eastAsia="Calibri" w:cs="Calibri"/>
          <w:color w:val="000000" w:themeColor="text1"/>
        </w:rPr>
        <w:t>create</w:t>
      </w:r>
      <w:r w:rsidR="002A4BF6">
        <w:rPr>
          <w:rFonts w:ascii="Calibri" w:hAnsi="Calibri" w:eastAsia="Calibri" w:cs="Calibri"/>
          <w:color w:val="000000" w:themeColor="text1"/>
        </w:rPr>
        <w:t>s</w:t>
      </w:r>
      <w:r w:rsidR="00617EC6">
        <w:rPr>
          <w:rFonts w:ascii="Calibri" w:hAnsi="Calibri" w:eastAsia="Calibri" w:cs="Calibri"/>
          <w:color w:val="000000" w:themeColor="text1"/>
        </w:rPr>
        <w:t xml:space="preserve"> a private endpoint of Relay </w:t>
      </w:r>
      <w:r w:rsidR="002A4BF6">
        <w:rPr>
          <w:rFonts w:ascii="Calibri" w:hAnsi="Calibri" w:eastAsia="Calibri" w:cs="Calibri"/>
          <w:color w:val="000000" w:themeColor="text1"/>
        </w:rPr>
        <w:t>service</w:t>
      </w:r>
      <w:r w:rsidR="00062250">
        <w:rPr>
          <w:rFonts w:ascii="Calibri" w:hAnsi="Calibri" w:eastAsia="Calibri" w:cs="Calibri"/>
          <w:color w:val="000000" w:themeColor="text1"/>
        </w:rPr>
        <w:t xml:space="preserve"> for control plane</w:t>
      </w:r>
      <w:r w:rsidR="002A4BF6">
        <w:rPr>
          <w:rFonts w:ascii="Calibri" w:hAnsi="Calibri" w:eastAsia="Calibri" w:cs="Calibri"/>
          <w:color w:val="000000" w:themeColor="text1"/>
        </w:rPr>
        <w:t>.</w:t>
      </w:r>
    </w:p>
    <w:p w:rsidR="006846D4" w:rsidP="006846D4" w:rsidRDefault="006846D4" w14:paraId="1C536790" w14:textId="02ECCE86">
      <w:pPr>
        <w:pStyle w:val="ListParagraph"/>
        <w:numPr>
          <w:ilvl w:val="2"/>
          <w:numId w:val="3"/>
        </w:numPr>
        <w:rPr>
          <w:rFonts w:ascii="Calibri" w:hAnsi="Calibri" w:eastAsia="Calibri" w:cs="Calibri"/>
          <w:color w:val="000000" w:themeColor="text1"/>
        </w:rPr>
      </w:pPr>
      <w:r>
        <w:rPr>
          <w:rFonts w:ascii="Calibri" w:hAnsi="Calibri" w:eastAsia="Calibri" w:cs="Calibri"/>
          <w:color w:val="000000" w:themeColor="text1"/>
        </w:rPr>
        <w:t xml:space="preserve">Azureml IDP calls to the relay server via </w:t>
      </w:r>
      <w:r w:rsidR="00371D2A">
        <w:rPr>
          <w:rFonts w:ascii="Calibri" w:hAnsi="Calibri" w:eastAsia="Calibri" w:cs="Calibri"/>
          <w:color w:val="000000" w:themeColor="text1"/>
        </w:rPr>
        <w:t>public address with trusted service firewall rule.</w:t>
      </w:r>
    </w:p>
    <w:p w:rsidR="0015600B" w:rsidP="0015600B" w:rsidRDefault="00E907EC" w14:paraId="18929800" w14:textId="5DA284D8">
      <w:pPr>
        <w:pStyle w:val="ListParagraph"/>
        <w:numPr>
          <w:ilvl w:val="1"/>
          <w:numId w:val="3"/>
        </w:numPr>
        <w:rPr>
          <w:rFonts w:ascii="Calibri" w:hAnsi="Calibri" w:eastAsia="Calibri" w:cs="Calibri"/>
          <w:color w:val="000000" w:themeColor="text1"/>
        </w:rPr>
      </w:pPr>
      <w:r>
        <w:rPr>
          <w:rFonts w:ascii="Calibri" w:hAnsi="Calibri" w:eastAsia="Calibri" w:cs="Calibri"/>
          <w:color w:val="000000" w:themeColor="text1"/>
        </w:rPr>
        <w:t xml:space="preserve">Azureml Arc extension </w:t>
      </w:r>
      <w:r w:rsidR="007E47C1">
        <w:rPr>
          <w:rFonts w:ascii="Calibri" w:hAnsi="Calibri" w:eastAsia="Calibri" w:cs="Calibri"/>
          <w:color w:val="000000" w:themeColor="text1"/>
        </w:rPr>
        <w:t xml:space="preserve">creates </w:t>
      </w:r>
      <w:r w:rsidR="00B461D5">
        <w:rPr>
          <w:rFonts w:ascii="Calibri" w:hAnsi="Calibri" w:eastAsia="Calibri" w:cs="Calibri"/>
          <w:color w:val="000000" w:themeColor="text1"/>
        </w:rPr>
        <w:t xml:space="preserve">public load balancer for Mesh </w:t>
      </w:r>
      <w:r w:rsidR="00991956">
        <w:rPr>
          <w:rFonts w:ascii="Calibri" w:hAnsi="Calibri" w:eastAsia="Calibri" w:cs="Calibri"/>
          <w:color w:val="000000" w:themeColor="text1"/>
        </w:rPr>
        <w:t>on data plane.</w:t>
      </w:r>
      <w:r w:rsidR="0015600B">
        <w:rPr>
          <w:rFonts w:ascii="Calibri" w:hAnsi="Calibri" w:eastAsia="Calibri" w:cs="Calibri"/>
          <w:color w:val="000000" w:themeColor="text1"/>
        </w:rPr>
        <w:t xml:space="preserve"> This public load balancer </w:t>
      </w:r>
      <w:r w:rsidR="009820C1">
        <w:rPr>
          <w:rFonts w:ascii="Calibri" w:hAnsi="Calibri" w:eastAsia="Calibri" w:cs="Calibri"/>
          <w:color w:val="000000" w:themeColor="text1"/>
        </w:rPr>
        <w:t>need</w:t>
      </w:r>
      <w:r w:rsidR="0076340D">
        <w:rPr>
          <w:rFonts w:ascii="Calibri" w:hAnsi="Calibri" w:eastAsia="Calibri" w:cs="Calibri"/>
          <w:color w:val="000000" w:themeColor="text1"/>
        </w:rPr>
        <w:t>s</w:t>
      </w:r>
      <w:r w:rsidR="009820C1">
        <w:rPr>
          <w:rFonts w:ascii="Calibri" w:hAnsi="Calibri" w:eastAsia="Calibri" w:cs="Calibri"/>
          <w:color w:val="000000" w:themeColor="text1"/>
        </w:rPr>
        <w:t xml:space="preserve"> NSG </w:t>
      </w:r>
      <w:r w:rsidR="00085446">
        <w:rPr>
          <w:rFonts w:ascii="Calibri" w:hAnsi="Calibri" w:eastAsia="Calibri" w:cs="Calibri"/>
          <w:color w:val="000000" w:themeColor="text1"/>
        </w:rPr>
        <w:t xml:space="preserve">rules </w:t>
      </w:r>
      <w:r w:rsidR="001C6B32">
        <w:rPr>
          <w:rFonts w:ascii="Calibri" w:hAnsi="Calibri" w:eastAsia="Calibri" w:cs="Calibri"/>
          <w:color w:val="000000" w:themeColor="text1"/>
        </w:rPr>
        <w:t xml:space="preserve">to allow </w:t>
      </w:r>
      <w:r w:rsidR="00D661BE">
        <w:rPr>
          <w:rFonts w:ascii="Calibri" w:hAnsi="Calibri" w:eastAsia="Calibri" w:cs="Calibri"/>
          <w:color w:val="000000" w:themeColor="text1"/>
        </w:rPr>
        <w:t>requests from FrontDoor.</w:t>
      </w:r>
    </w:p>
    <w:p w:rsidR="00525522" w:rsidP="0015600B" w:rsidRDefault="00C11731" w14:paraId="1E0C43BD" w14:textId="4EFD5874">
      <w:pPr>
        <w:pStyle w:val="ListParagraph"/>
        <w:numPr>
          <w:ilvl w:val="1"/>
          <w:numId w:val="3"/>
        </w:numPr>
        <w:rPr>
          <w:rFonts w:ascii="Calibri" w:hAnsi="Calibri" w:eastAsia="Calibri" w:cs="Calibri"/>
          <w:color w:val="000000" w:themeColor="text1"/>
        </w:rPr>
      </w:pPr>
      <w:r w:rsidRPr="3381539F" w:rsidR="34EE83A9">
        <w:rPr>
          <w:rFonts w:ascii="Calibri" w:hAnsi="Calibri" w:eastAsia="Calibri" w:cs="Calibri"/>
          <w:color w:val="000000" w:themeColor="text1" w:themeTint="FF" w:themeShade="FF"/>
        </w:rPr>
        <w:t>wa</w:t>
      </w:r>
      <w:r w:rsidRPr="3381539F" w:rsidR="00C11731">
        <w:rPr>
          <w:rFonts w:ascii="Calibri" w:hAnsi="Calibri" w:eastAsia="Calibri" w:cs="Calibri"/>
          <w:color w:val="000000" w:themeColor="text1" w:themeTint="FF" w:themeShade="FF"/>
        </w:rPr>
        <w:t>Azureml</w:t>
      </w:r>
      <w:r w:rsidRPr="3381539F" w:rsidR="00C11731">
        <w:rPr>
          <w:rFonts w:ascii="Calibri" w:hAnsi="Calibri" w:eastAsia="Calibri" w:cs="Calibri"/>
          <w:color w:val="000000" w:themeColor="text1" w:themeTint="FF" w:themeShade="FF"/>
        </w:rPr>
        <w:t xml:space="preserve"> workspace </w:t>
      </w:r>
      <w:r w:rsidRPr="3381539F" w:rsidR="006B03D0">
        <w:rPr>
          <w:rFonts w:ascii="Calibri" w:hAnsi="Calibri" w:eastAsia="Calibri" w:cs="Calibri"/>
          <w:color w:val="000000" w:themeColor="text1" w:themeTint="FF" w:themeShade="FF"/>
        </w:rPr>
        <w:t xml:space="preserve">creates a private endpoint in this </w:t>
      </w:r>
      <w:r w:rsidRPr="3381539F" w:rsidR="006B03D0">
        <w:rPr>
          <w:rFonts w:ascii="Calibri" w:hAnsi="Calibri" w:eastAsia="Calibri" w:cs="Calibri"/>
          <w:color w:val="000000" w:themeColor="text1" w:themeTint="FF" w:themeShade="FF"/>
        </w:rPr>
        <w:t>vnet</w:t>
      </w:r>
      <w:r w:rsidRPr="3381539F" w:rsidR="006B03D0">
        <w:rPr>
          <w:rFonts w:ascii="Calibri" w:hAnsi="Calibri" w:eastAsia="Calibri" w:cs="Calibri"/>
          <w:color w:val="000000" w:themeColor="text1" w:themeTint="FF" w:themeShade="FF"/>
        </w:rPr>
        <w:t>.</w:t>
      </w:r>
    </w:p>
    <w:p w:rsidR="006B03D0" w:rsidP="006B03D0" w:rsidRDefault="006B03D0" w14:paraId="09CBBFA1" w14:textId="094E0A7C">
      <w:pPr>
        <w:pStyle w:val="ListParagraph"/>
        <w:numPr>
          <w:ilvl w:val="2"/>
          <w:numId w:val="3"/>
        </w:numPr>
        <w:rPr>
          <w:rFonts w:ascii="Calibri" w:hAnsi="Calibri" w:eastAsia="Calibri" w:cs="Calibri"/>
          <w:color w:val="000000" w:themeColor="text1"/>
        </w:rPr>
      </w:pPr>
      <w:r>
        <w:rPr>
          <w:rFonts w:ascii="Calibri" w:hAnsi="Calibri" w:eastAsia="Calibri" w:cs="Calibri"/>
          <w:color w:val="000000" w:themeColor="text1"/>
        </w:rPr>
        <w:t xml:space="preserve">Identity Proxy </w:t>
      </w:r>
      <w:r w:rsidR="009F21A7">
        <w:rPr>
          <w:rFonts w:ascii="Calibri" w:hAnsi="Calibri" w:eastAsia="Calibri" w:cs="Calibri"/>
          <w:color w:val="000000" w:themeColor="text1"/>
        </w:rPr>
        <w:t>calls</w:t>
      </w:r>
      <w:r>
        <w:rPr>
          <w:rFonts w:ascii="Calibri" w:hAnsi="Calibri" w:eastAsia="Calibri" w:cs="Calibri"/>
          <w:color w:val="000000" w:themeColor="text1"/>
        </w:rPr>
        <w:t xml:space="preserve"> </w:t>
      </w:r>
      <w:r w:rsidR="00A07763">
        <w:rPr>
          <w:rFonts w:ascii="Calibri" w:hAnsi="Calibri" w:eastAsia="Calibri" w:cs="Calibri"/>
          <w:color w:val="000000" w:themeColor="text1"/>
        </w:rPr>
        <w:t xml:space="preserve">Azureml </w:t>
      </w:r>
      <w:r>
        <w:rPr>
          <w:rFonts w:ascii="Calibri" w:hAnsi="Calibri" w:eastAsia="Calibri" w:cs="Calibri"/>
          <w:color w:val="000000" w:themeColor="text1"/>
        </w:rPr>
        <w:t xml:space="preserve">identity </w:t>
      </w:r>
      <w:r w:rsidR="005758A6">
        <w:rPr>
          <w:rFonts w:ascii="Calibri" w:hAnsi="Calibri" w:eastAsia="Calibri" w:cs="Calibri"/>
          <w:color w:val="000000" w:themeColor="text1"/>
        </w:rPr>
        <w:t>bridge via this private endpoint.</w:t>
      </w:r>
    </w:p>
    <w:p w:rsidR="001B75B1" w:rsidP="001B75B1" w:rsidRDefault="001B75B1" w14:paraId="1A858190" w14:textId="43E43EF2">
      <w:pPr>
        <w:pStyle w:val="ListParagraph"/>
        <w:numPr>
          <w:ilvl w:val="1"/>
          <w:numId w:val="3"/>
        </w:numPr>
        <w:rPr>
          <w:rFonts w:ascii="Calibri" w:hAnsi="Calibri" w:eastAsia="Calibri" w:cs="Calibri"/>
          <w:color w:val="000000" w:themeColor="text1"/>
        </w:rPr>
      </w:pPr>
      <w:r>
        <w:rPr>
          <w:rFonts w:ascii="Calibri" w:hAnsi="Calibri" w:eastAsia="Calibri" w:cs="Calibri"/>
          <w:color w:val="000000" w:themeColor="text1"/>
        </w:rPr>
        <w:t>How model and image is pushed to staging area in this vnet is TBD.</w:t>
      </w:r>
    </w:p>
    <w:p w:rsidR="00701806" w:rsidP="00DD604C" w:rsidRDefault="00DD604C" w14:paraId="3C106355" w14:textId="13A1A050">
      <w:pPr>
        <w:pStyle w:val="ListParagraph"/>
        <w:numPr>
          <w:ilvl w:val="0"/>
          <w:numId w:val="3"/>
        </w:numPr>
        <w:rPr>
          <w:rFonts w:ascii="Calibri" w:hAnsi="Calibri" w:eastAsia="Calibri" w:cs="Calibri"/>
          <w:color w:val="000000" w:themeColor="text1"/>
        </w:rPr>
      </w:pPr>
      <w:r>
        <w:rPr>
          <w:rFonts w:ascii="Calibri" w:hAnsi="Calibri" w:eastAsia="Calibri" w:cs="Calibri"/>
          <w:color w:val="000000" w:themeColor="text1"/>
        </w:rPr>
        <w:t>NSG rules for Azure vnet</w:t>
      </w:r>
      <w:r w:rsidR="0044318F">
        <w:rPr>
          <w:rFonts w:ascii="Calibri" w:hAnsi="Calibri" w:eastAsia="Calibri" w:cs="Calibri"/>
          <w:color w:val="000000" w:themeColor="text1"/>
        </w:rPr>
        <w:t xml:space="preserve"> needing below service tags:</w:t>
      </w:r>
    </w:p>
    <w:p w:rsidRPr="00DD604C" w:rsidR="00975FA6" w:rsidP="004D7FBF" w:rsidRDefault="004D7FBF" w14:paraId="117C2008" w14:textId="6C107A1D">
      <w:pPr>
        <w:pStyle w:val="ListParagraph"/>
        <w:numPr>
          <w:ilvl w:val="1"/>
          <w:numId w:val="3"/>
        </w:numPr>
        <w:rPr>
          <w:rFonts w:ascii="Calibri" w:hAnsi="Calibri" w:eastAsia="Calibri" w:cs="Calibri"/>
          <w:color w:val="000000" w:themeColor="text1"/>
        </w:rPr>
      </w:pPr>
      <w:r>
        <w:rPr>
          <w:rFonts w:ascii="Calibri" w:hAnsi="Calibri" w:eastAsia="Calibri" w:cs="Calibri"/>
          <w:color w:val="000000" w:themeColor="text1"/>
        </w:rPr>
        <w:t>Infra images download</w:t>
      </w:r>
      <w:r w:rsidR="000971B3">
        <w:rPr>
          <w:rFonts w:ascii="Calibri" w:hAnsi="Calibri" w:eastAsia="Calibri" w:cs="Calibri"/>
          <w:color w:val="000000" w:themeColor="text1"/>
        </w:rPr>
        <w:t xml:space="preserve"> from MCR</w:t>
      </w:r>
      <w:r>
        <w:rPr>
          <w:rFonts w:ascii="Calibri" w:hAnsi="Calibri" w:eastAsia="Calibri" w:cs="Calibri"/>
          <w:color w:val="000000" w:themeColor="text1"/>
        </w:rPr>
        <w:t>:</w:t>
      </w:r>
      <w:r w:rsidR="000971B3">
        <w:rPr>
          <w:rFonts w:ascii="Calibri" w:hAnsi="Calibri" w:eastAsia="Calibri" w:cs="Calibri"/>
          <w:color w:val="000000" w:themeColor="text1"/>
        </w:rPr>
        <w:t xml:space="preserve"> </w:t>
      </w:r>
      <w:r w:rsidRPr="000971B3" w:rsidR="000971B3">
        <w:rPr>
          <w:rStyle w:val="Strong"/>
          <w:rFonts w:ascii="Segoe UI" w:hAnsi="Segoe UI" w:cs="Segoe UI"/>
          <w:b w:val="0"/>
          <w:bCs w:val="0"/>
          <w:color w:val="161616"/>
          <w:sz w:val="21"/>
          <w:szCs w:val="21"/>
          <w:shd w:val="clear" w:color="auto" w:fill="FFFFFF"/>
        </w:rPr>
        <w:t>MicrosoftContainerRegistry</w:t>
      </w:r>
      <w:r w:rsidR="000404CC">
        <w:rPr>
          <w:rStyle w:val="Strong"/>
          <w:rFonts w:ascii="Segoe UI" w:hAnsi="Segoe UI" w:cs="Segoe UI"/>
          <w:b w:val="0"/>
          <w:bCs w:val="0"/>
          <w:color w:val="161616"/>
          <w:sz w:val="21"/>
          <w:szCs w:val="21"/>
          <w:shd w:val="clear" w:color="auto" w:fill="FFFFFF"/>
        </w:rPr>
        <w:t xml:space="preserve">, </w:t>
      </w:r>
      <w:r w:rsidRPr="000404CC" w:rsidR="000404CC">
        <w:rPr>
          <w:rStyle w:val="Strong"/>
          <w:rFonts w:ascii="Segoe UI" w:hAnsi="Segoe UI" w:cs="Segoe UI"/>
          <w:b w:val="0"/>
          <w:bCs w:val="0"/>
          <w:color w:val="161616"/>
          <w:sz w:val="21"/>
          <w:szCs w:val="21"/>
          <w:shd w:val="clear" w:color="auto" w:fill="FFFFFF"/>
        </w:rPr>
        <w:t>AzureFrontDoor.FirstParty</w:t>
      </w:r>
    </w:p>
    <w:p w:rsidRPr="0087703B" w:rsidR="000404CC" w:rsidP="004D7FBF" w:rsidRDefault="0044318F" w14:paraId="09C4C63A" w14:textId="26BB9B55">
      <w:pPr>
        <w:pStyle w:val="ListParagraph"/>
        <w:numPr>
          <w:ilvl w:val="1"/>
          <w:numId w:val="3"/>
        </w:numPr>
        <w:rPr>
          <w:rStyle w:val="Strong"/>
          <w:rFonts w:ascii="Calibri" w:hAnsi="Calibri" w:eastAsia="Calibri" w:cs="Calibri"/>
          <w:b w:val="0"/>
          <w:color w:val="000000" w:themeColor="text1"/>
        </w:rPr>
      </w:pPr>
      <w:r>
        <w:rPr>
          <w:rFonts w:ascii="Calibri" w:hAnsi="Calibri" w:eastAsia="Calibri" w:cs="Calibri"/>
          <w:color w:val="000000" w:themeColor="text1"/>
        </w:rPr>
        <w:t xml:space="preserve">Cluster certificate download from keyvault: </w:t>
      </w:r>
      <w:r w:rsidRPr="00FA353E" w:rsidR="00FA353E">
        <w:rPr>
          <w:rStyle w:val="Strong"/>
          <w:rFonts w:ascii="Segoe UI" w:hAnsi="Segoe UI" w:cs="Segoe UI"/>
          <w:b w:val="0"/>
          <w:bCs w:val="0"/>
          <w:color w:val="161616"/>
          <w:sz w:val="21"/>
          <w:szCs w:val="21"/>
          <w:shd w:val="clear" w:color="auto" w:fill="FFFFFF"/>
        </w:rPr>
        <w:t>AzureKeyVault</w:t>
      </w:r>
      <w:r w:rsidR="008137C6">
        <w:rPr>
          <w:rStyle w:val="Strong"/>
          <w:rFonts w:ascii="Segoe UI" w:hAnsi="Segoe UI" w:cs="Segoe UI"/>
          <w:b w:val="0"/>
          <w:bCs w:val="0"/>
          <w:color w:val="161616"/>
          <w:sz w:val="21"/>
          <w:szCs w:val="21"/>
          <w:shd w:val="clear" w:color="auto" w:fill="FFFFFF"/>
        </w:rPr>
        <w:t xml:space="preserve">, </w:t>
      </w:r>
      <w:r w:rsidRPr="008137C6" w:rsidR="008137C6">
        <w:rPr>
          <w:rStyle w:val="Strong"/>
          <w:rFonts w:ascii="Segoe UI" w:hAnsi="Segoe UI" w:cs="Segoe UI"/>
          <w:b w:val="0"/>
          <w:bCs w:val="0"/>
          <w:color w:val="161616"/>
          <w:sz w:val="21"/>
          <w:szCs w:val="21"/>
          <w:shd w:val="clear" w:color="auto" w:fill="FFFFFF"/>
        </w:rPr>
        <w:t>AzureActiveDirectory</w:t>
      </w:r>
    </w:p>
    <w:p w:rsidR="0058304F" w:rsidP="0058304F" w:rsidRDefault="0058304F" w14:paraId="7AF29A27" w14:textId="5B8AFE84">
      <w:pPr>
        <w:pStyle w:val="Heading2"/>
        <w:rPr>
          <w:rStyle w:val="Heading3Char"/>
        </w:rPr>
      </w:pPr>
      <w:r>
        <w:rPr>
          <w:rStyle w:val="Heading3Char"/>
        </w:rPr>
        <w:t xml:space="preserve">Open </w:t>
      </w:r>
      <w:r w:rsidR="00990C6E">
        <w:rPr>
          <w:rStyle w:val="Heading3Char"/>
        </w:rPr>
        <w:t>Questions for Security Review</w:t>
      </w:r>
    </w:p>
    <w:p w:rsidR="00AC45B4" w:rsidP="00644295" w:rsidRDefault="3AC0E2F3" w14:paraId="37277A7D" w14:textId="610197E0">
      <w:pPr>
        <w:pStyle w:val="ListParagraph"/>
        <w:ind w:left="0"/>
      </w:pPr>
      <w:r>
        <w:t xml:space="preserve">In control plane and data plane, we </w:t>
      </w:r>
      <w:r w:rsidR="5D4343D0">
        <w:t xml:space="preserve">would like to confirm if </w:t>
      </w:r>
      <w:r w:rsidR="28577D7B">
        <w:t>the following</w:t>
      </w:r>
      <w:r w:rsidR="5D4343D0">
        <w:t xml:space="preserve"> design is allowed from security perspective.</w:t>
      </w:r>
    </w:p>
    <w:p w:rsidR="00990C6E" w:rsidP="00990C6E" w:rsidRDefault="5416A7ED" w14:paraId="500B8BF7" w14:textId="11ACA716">
      <w:pPr>
        <w:pStyle w:val="ListParagraph"/>
        <w:numPr>
          <w:ilvl w:val="0"/>
          <w:numId w:val="3"/>
        </w:numPr>
      </w:pPr>
      <w:r>
        <w:t xml:space="preserve">Relay is used for </w:t>
      </w:r>
      <w:r w:rsidR="3FA348A8">
        <w:t xml:space="preserve">communication between AzureML </w:t>
      </w:r>
      <w:r w:rsidR="1233F229">
        <w:t>deployment plane</w:t>
      </w:r>
      <w:r w:rsidR="3FA348A8">
        <w:t xml:space="preserve"> (DP) and AKS cluster.</w:t>
      </w:r>
      <w:r w:rsidR="7F86DD8E">
        <w:t xml:space="preserve"> </w:t>
      </w:r>
      <w:r w:rsidR="0D22C9C9">
        <w:t>We can create</w:t>
      </w:r>
      <w:r w:rsidR="736BB21C">
        <w:t xml:space="preserve"> </w:t>
      </w:r>
      <w:r w:rsidR="34782B5C">
        <w:t>a private</w:t>
      </w:r>
      <w:r w:rsidR="0D22C9C9">
        <w:t xml:space="preserve"> endpoint </w:t>
      </w:r>
      <w:r w:rsidR="535C7D8E">
        <w:t>for the relay</w:t>
      </w:r>
      <w:r w:rsidR="0D22C9C9">
        <w:t xml:space="preserve"> service in AKS vnet. From DP to re</w:t>
      </w:r>
      <w:r w:rsidR="736BB21C">
        <w:t xml:space="preserve">lay service, we will </w:t>
      </w:r>
      <w:r w:rsidR="21CED465">
        <w:t xml:space="preserve">disable </w:t>
      </w:r>
      <w:r w:rsidR="0D9A96CE">
        <w:t>public network acc</w:t>
      </w:r>
      <w:r w:rsidR="700D9B26">
        <w:t xml:space="preserve">ess and </w:t>
      </w:r>
      <w:r w:rsidR="736BB21C">
        <w:t xml:space="preserve">enable </w:t>
      </w:r>
      <w:r w:rsidR="311EA90B">
        <w:t xml:space="preserve">trusted Microsoft services to </w:t>
      </w:r>
      <w:r w:rsidR="207862B7">
        <w:t xml:space="preserve">bypass </w:t>
      </w:r>
      <w:r w:rsidR="21FEF764">
        <w:t>firewall.</w:t>
      </w:r>
    </w:p>
    <w:p w:rsidR="009B4618" w:rsidP="00990C6E" w:rsidRDefault="218196DE" w14:paraId="322D0AD3" w14:textId="6EE5CE14">
      <w:pPr>
        <w:pStyle w:val="ListParagraph"/>
        <w:numPr>
          <w:ilvl w:val="0"/>
          <w:numId w:val="3"/>
        </w:numPr>
      </w:pPr>
      <w:r>
        <w:t>In data plane</w:t>
      </w:r>
      <w:r w:rsidR="560AC982">
        <w:t xml:space="preserve">, </w:t>
      </w:r>
      <w:r w:rsidR="41023BA1">
        <w:t xml:space="preserve">a public load balancer will be created in </w:t>
      </w:r>
      <w:r w:rsidR="34FF4EDD">
        <w:t>AKS vnet</w:t>
      </w:r>
      <w:r w:rsidR="77970C8B">
        <w:t xml:space="preserve"> for FrontDoor to call mesh in AKS.  </w:t>
      </w:r>
      <w:r w:rsidR="2CF9B4C1">
        <w:t xml:space="preserve">This is </w:t>
      </w:r>
      <w:r w:rsidR="0C3CFFEC">
        <w:t xml:space="preserve">consistent with </w:t>
      </w:r>
      <w:r w:rsidR="66A007CC">
        <w:t>the current</w:t>
      </w:r>
      <w:r w:rsidR="0C3CFFEC">
        <w:t xml:space="preserve"> MIR design. </w:t>
      </w:r>
    </w:p>
    <w:p w:rsidRPr="00990C6E" w:rsidR="00644295" w:rsidP="00990C6E" w:rsidRDefault="071DAFEE" w14:paraId="06BEA632" w14:textId="3EC5932F">
      <w:pPr>
        <w:pStyle w:val="ListParagraph"/>
        <w:numPr>
          <w:ilvl w:val="0"/>
          <w:numId w:val="3"/>
        </w:numPr>
      </w:pPr>
      <w:r>
        <w:t>Pull m</w:t>
      </w:r>
      <w:r w:rsidR="6BB79E9F">
        <w:t>odel/</w:t>
      </w:r>
      <w:r>
        <w:t>i</w:t>
      </w:r>
      <w:r w:rsidR="6BB79E9F">
        <w:t>mage/</w:t>
      </w:r>
      <w:r>
        <w:t>k</w:t>
      </w:r>
      <w:r w:rsidR="6BB79E9F">
        <w:t xml:space="preserve">ey </w:t>
      </w:r>
      <w:r>
        <w:t xml:space="preserve">from a scoped registry. </w:t>
      </w:r>
      <w:r w:rsidR="5BE99DE7">
        <w:t xml:space="preserve">There will be a </w:t>
      </w:r>
      <w:r w:rsidR="0DBD2620">
        <w:t>separate</w:t>
      </w:r>
      <w:r w:rsidR="5BE99DE7">
        <w:t xml:space="preserve"> user assigned identity </w:t>
      </w:r>
      <w:r w:rsidR="37951086">
        <w:t xml:space="preserve">which </w:t>
      </w:r>
      <w:r w:rsidR="2941ABD5">
        <w:t xml:space="preserve">has access to the </w:t>
      </w:r>
      <w:r w:rsidR="38730212">
        <w:t xml:space="preserve">Blob/ACR/KV in </w:t>
      </w:r>
      <w:r w:rsidR="39A1E6B6">
        <w:t>scoped registry</w:t>
      </w:r>
      <w:r w:rsidR="38730212">
        <w:t>.</w:t>
      </w:r>
      <w:r w:rsidR="689A0715">
        <w:t xml:space="preserve"> </w:t>
      </w:r>
      <w:r w:rsidR="38730212">
        <w:t xml:space="preserve"> </w:t>
      </w:r>
    </w:p>
    <w:p w:rsidR="5DFD451F" w:rsidP="3A7617B0" w:rsidRDefault="610F1836" w14:paraId="66D6DB5B" w14:textId="30DBAC00">
      <w:pPr>
        <w:pStyle w:val="ListParagraph"/>
        <w:numPr>
          <w:ilvl w:val="0"/>
          <w:numId w:val="3"/>
        </w:numPr>
      </w:pPr>
      <w:r>
        <w:t xml:space="preserve">Who’s responsible for encrypting model files, and </w:t>
      </w:r>
      <w:r w:rsidR="6B3229A1">
        <w:t>setting</w:t>
      </w:r>
      <w:r>
        <w:t xml:space="preserve"> up the UAI that can access the models/images/kvs? </w:t>
      </w:r>
    </w:p>
    <w:p w:rsidR="5DFD451F" w:rsidP="3A7617B0" w:rsidRDefault="5DFD451F" w14:paraId="14808557" w14:textId="610B48D5">
      <w:pPr>
        <w:pStyle w:val="ListParagraph"/>
        <w:numPr>
          <w:ilvl w:val="0"/>
          <w:numId w:val="3"/>
        </w:numPr>
      </w:pPr>
      <w:r>
        <w:t>Is it allowed to pull the storage account(via PE), container registry(via PE) and KV from Nexus AML boundary?</w:t>
      </w:r>
    </w:p>
    <w:p w:rsidR="5DFD451F" w:rsidP="3A7617B0" w:rsidRDefault="610F1836" w14:paraId="574BBB0B" w14:textId="4A676C1F">
      <w:pPr>
        <w:pStyle w:val="ListParagraph"/>
        <w:numPr>
          <w:ilvl w:val="0"/>
          <w:numId w:val="3"/>
        </w:numPr>
      </w:pPr>
      <w:r>
        <w:t xml:space="preserve">If the “scoped registry” proposal is approved, </w:t>
      </w:r>
      <w:commentRangeStart w:id="23"/>
      <w:r>
        <w:t xml:space="preserve">we </w:t>
      </w:r>
      <w:commentRangeEnd w:id="23"/>
      <w:r w:rsidR="5DFD451F">
        <w:rPr>
          <w:rStyle w:val="CommentReference"/>
        </w:rPr>
        <w:commentReference w:id="23"/>
      </w:r>
      <w:r>
        <w:t>will be in charge of publis</w:t>
      </w:r>
      <w:r w:rsidR="3FE6CACC">
        <w:t>hing/deleting models from each scope?</w:t>
      </w:r>
    </w:p>
    <w:p w:rsidRPr="00B13C9F" w:rsidR="00701806" w:rsidP="001313A4" w:rsidRDefault="00701806" w14:paraId="513B709E" w14:textId="77777777"/>
    <w:p w:rsidR="001313A4" w:rsidP="001313A4" w:rsidRDefault="001313A4" w14:paraId="752D16CF" w14:textId="12EA32DD">
      <w:pPr>
        <w:pStyle w:val="Heading1"/>
      </w:pPr>
      <w:r w:rsidRPr="181B1F39">
        <w:t>D</w:t>
      </w:r>
      <w:r w:rsidRPr="5AB0BBDB">
        <w:t>ata Plane</w:t>
      </w:r>
    </w:p>
    <w:p w:rsidR="001313A4" w:rsidP="75EEDCA8" w:rsidRDefault="003A5584" w14:paraId="5DD0FFF4" w14:textId="1EB84A04">
      <w:pPr>
        <w:pStyle w:val="Heading2"/>
        <w:rPr>
          <w:rFonts w:ascii="Calibri Light" w:hAnsi="Calibri Light" w:eastAsia="Calibri Light" w:cs="Calibri Light"/>
        </w:rPr>
      </w:pPr>
      <w:r>
        <w:object w:dxaOrig="14100" w:dyaOrig="12510" w14:anchorId="4C66CC4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7.25pt;height:414.75pt" o:ole="" type="#_x0000_t75">
            <v:imagedata o:title="" r:id="rId23"/>
          </v:shape>
          <o:OLEObject Type="Embed" ProgID="Visio.Drawing.15" ShapeID="_x0000_i1025" DrawAspect="Content" ObjectID="_1770642660" r:id="rId24"/>
        </w:object>
      </w:r>
      <w:r w:rsidR="001313A4">
        <w:br/>
      </w:r>
      <w:r w:rsidRPr="7B52B000" w:rsidR="1B0E719D">
        <w:rPr>
          <w:rStyle w:val="Heading3Char"/>
        </w:rPr>
        <w:t xml:space="preserve">MIR </w:t>
      </w:r>
      <w:r w:rsidRPr="7B52B000" w:rsidR="1B0E719D">
        <w:rPr>
          <w:rStyle w:val="Heading3Char"/>
        </w:rPr>
        <w:t>Frontdoor</w:t>
      </w:r>
    </w:p>
    <w:p w:rsidR="001313A4" w:rsidP="001313A4" w:rsidRDefault="001313A4" w14:paraId="35F81E1D" w14:textId="0161365B">
      <w:pPr>
        <w:rPr>
          <w:rFonts w:ascii="Calibri" w:hAnsi="Calibri" w:eastAsia="Calibri" w:cs="Calibri"/>
          <w:color w:val="000000" w:themeColor="text1"/>
        </w:rPr>
      </w:pPr>
      <w:r w:rsidRPr="5C676C12">
        <w:rPr>
          <w:rFonts w:ascii="Calibri" w:hAnsi="Calibri" w:eastAsia="Calibri" w:cs="Calibri"/>
          <w:color w:val="000000" w:themeColor="text1"/>
        </w:rPr>
        <w:t xml:space="preserve">User </w:t>
      </w:r>
      <w:r w:rsidR="00FA79CA">
        <w:rPr>
          <w:rFonts w:ascii="Calibri" w:hAnsi="Calibri" w:eastAsia="Calibri" w:cs="Calibri"/>
          <w:color w:val="000000" w:themeColor="text1"/>
        </w:rPr>
        <w:t>will</w:t>
      </w:r>
      <w:r w:rsidRPr="5C676C12">
        <w:rPr>
          <w:rFonts w:ascii="Calibri" w:hAnsi="Calibri" w:eastAsia="Calibri" w:cs="Calibri"/>
          <w:color w:val="000000" w:themeColor="text1"/>
        </w:rPr>
        <w:t xml:space="preserve"> send traffic to frontdoor, the endpoint/deployment user aware is MIR endpoint/deployment.</w:t>
      </w:r>
    </w:p>
    <w:p w:rsidR="001313A4" w:rsidP="001313A4" w:rsidRDefault="001313A4" w14:paraId="0AA81CA6" w14:textId="3CA2BC07">
      <w:pPr>
        <w:rPr>
          <w:rFonts w:ascii="Calibri" w:hAnsi="Calibri" w:eastAsia="Calibri" w:cs="Calibri"/>
          <w:color w:val="000000" w:themeColor="text1"/>
        </w:rPr>
      </w:pPr>
      <w:r w:rsidRPr="5C676C12">
        <w:rPr>
          <w:rFonts w:ascii="Calibri" w:hAnsi="Calibri" w:eastAsia="Calibri" w:cs="Calibri"/>
          <w:color w:val="000000" w:themeColor="text1"/>
        </w:rPr>
        <w:t xml:space="preserve">We need to pass the endpoint and deployment info from MIR frontdoor to </w:t>
      </w:r>
      <w:r w:rsidRPr="4A70CDC1" w:rsidR="117893B4">
        <w:rPr>
          <w:rFonts w:ascii="Calibri" w:hAnsi="Calibri" w:eastAsia="Calibri" w:cs="Calibri"/>
          <w:color w:val="000000" w:themeColor="text1"/>
        </w:rPr>
        <w:t>M</w:t>
      </w:r>
      <w:r w:rsidRPr="4A70CDC1" w:rsidR="4BF3A926">
        <w:rPr>
          <w:rFonts w:ascii="Calibri" w:hAnsi="Calibri" w:eastAsia="Calibri" w:cs="Calibri"/>
          <w:color w:val="000000" w:themeColor="text1"/>
        </w:rPr>
        <w:t xml:space="preserve">esh </w:t>
      </w:r>
      <w:r w:rsidRPr="4A70CDC1" w:rsidR="4192CF43">
        <w:rPr>
          <w:rFonts w:ascii="Calibri" w:hAnsi="Calibri" w:eastAsia="Calibri" w:cs="Calibri"/>
          <w:color w:val="000000" w:themeColor="text1"/>
        </w:rPr>
        <w:t>so</w:t>
      </w:r>
      <w:r w:rsidRPr="5C676C12">
        <w:rPr>
          <w:rFonts w:ascii="Calibri" w:hAnsi="Calibri" w:eastAsia="Calibri" w:cs="Calibri"/>
          <w:color w:val="000000" w:themeColor="text1"/>
        </w:rPr>
        <w:t xml:space="preserve"> that </w:t>
      </w:r>
      <w:r w:rsidRPr="4A70CDC1" w:rsidR="0A89E814">
        <w:rPr>
          <w:rFonts w:ascii="Calibri" w:hAnsi="Calibri" w:eastAsia="Calibri" w:cs="Calibri"/>
          <w:color w:val="000000" w:themeColor="text1"/>
        </w:rPr>
        <w:t>Mesh</w:t>
      </w:r>
      <w:r w:rsidRPr="5C676C12">
        <w:rPr>
          <w:rFonts w:ascii="Calibri" w:hAnsi="Calibri" w:eastAsia="Calibri" w:cs="Calibri"/>
          <w:color w:val="000000" w:themeColor="text1"/>
        </w:rPr>
        <w:t xml:space="preserve"> has enough information to rout</w:t>
      </w:r>
      <w:r w:rsidR="00691BD3">
        <w:rPr>
          <w:rFonts w:ascii="Calibri" w:hAnsi="Calibri" w:eastAsia="Calibri" w:cs="Calibri"/>
          <w:color w:val="000000" w:themeColor="text1"/>
        </w:rPr>
        <w:t>e</w:t>
      </w:r>
      <w:r w:rsidRPr="5C676C12">
        <w:rPr>
          <w:rFonts w:ascii="Calibri" w:hAnsi="Calibri" w:eastAsia="Calibri" w:cs="Calibri"/>
          <w:color w:val="000000" w:themeColor="text1"/>
        </w:rPr>
        <w:t xml:space="preserve"> the traffic.</w:t>
      </w:r>
    </w:p>
    <w:p w:rsidRPr="000A38B8" w:rsidR="00D177E9" w:rsidDel="00094132" w:rsidP="00656990" w:rsidRDefault="6DF12C89" w14:paraId="4ACEBF27" w14:textId="137E52E2">
      <w:pPr>
        <w:pStyle w:val="ListParagraph"/>
        <w:numPr>
          <w:ilvl w:val="0"/>
          <w:numId w:val="3"/>
        </w:numPr>
        <w:rPr>
          <w:del w:author="Zhiyong Yang" w:date="2023-04-19T11:12:00Z" w:id="24"/>
        </w:rPr>
      </w:pPr>
      <w:r w:rsidRPr="00656990">
        <w:rPr>
          <w:rFonts w:ascii="Calibri" w:hAnsi="Calibri" w:eastAsia="Calibri" w:cs="Calibri"/>
          <w:color w:val="000000" w:themeColor="text1"/>
        </w:rPr>
        <w:t>A</w:t>
      </w:r>
      <w:r w:rsidRPr="00656990" w:rsidR="51BE52FA">
        <w:rPr>
          <w:rFonts w:ascii="Calibri" w:hAnsi="Calibri" w:eastAsia="Calibri" w:cs="Calibri"/>
          <w:color w:val="000000" w:themeColor="text1"/>
        </w:rPr>
        <w:t>dd new</w:t>
      </w:r>
      <w:r w:rsidRPr="00656990" w:rsidR="001313A4">
        <w:rPr>
          <w:rFonts w:ascii="Calibri" w:hAnsi="Calibri" w:eastAsia="Calibri" w:cs="Calibri"/>
          <w:color w:val="000000" w:themeColor="text1"/>
        </w:rPr>
        <w:t xml:space="preserve"> deployment property “</w:t>
      </w:r>
      <w:r w:rsidRPr="00656990" w:rsidR="35241C42">
        <w:rPr>
          <w:rFonts w:ascii="Calibri" w:hAnsi="Calibri" w:eastAsia="Calibri" w:cs="Calibri"/>
          <w:color w:val="000000" w:themeColor="text1"/>
        </w:rPr>
        <w:t>Com</w:t>
      </w:r>
      <w:r w:rsidRPr="00656990" w:rsidR="60F460DD">
        <w:rPr>
          <w:rFonts w:ascii="Calibri" w:hAnsi="Calibri" w:eastAsia="Calibri" w:cs="Calibri"/>
          <w:color w:val="000000" w:themeColor="text1"/>
        </w:rPr>
        <w:t>pute</w:t>
      </w:r>
      <w:r w:rsidRPr="00656990" w:rsidR="4C62119C">
        <w:rPr>
          <w:rFonts w:ascii="Calibri" w:hAnsi="Calibri" w:eastAsia="Calibri" w:cs="Calibri"/>
          <w:color w:val="000000" w:themeColor="text1"/>
        </w:rPr>
        <w:t>Type</w:t>
      </w:r>
      <w:r w:rsidRPr="00656990" w:rsidR="001313A4">
        <w:rPr>
          <w:rFonts w:ascii="Calibri" w:hAnsi="Calibri" w:eastAsia="Calibri" w:cs="Calibri"/>
          <w:color w:val="000000" w:themeColor="text1"/>
        </w:rPr>
        <w:t>”, if this endpoint is created for ARC, then set this property to “amlarc</w:t>
      </w:r>
      <w:r w:rsidRPr="3A7617B0" w:rsidR="06ACDE33">
        <w:rPr>
          <w:rFonts w:ascii="Calibri" w:hAnsi="Calibri" w:eastAsia="Calibri" w:cs="Calibri"/>
          <w:color w:val="000000" w:themeColor="text1"/>
        </w:rPr>
        <w:t>”</w:t>
      </w:r>
    </w:p>
    <w:p w:rsidR="001313A4" w:rsidP="001313A4" w:rsidRDefault="001313A4" w14:paraId="6B1C2404" w14:textId="4906735E">
      <w:pPr>
        <w:pStyle w:val="ListParagraph"/>
        <w:numPr>
          <w:ilvl w:val="0"/>
          <w:numId w:val="3"/>
        </w:numPr>
        <w:rPr>
          <w:rFonts w:ascii="Calibri" w:hAnsi="Calibri" w:eastAsia="Calibri" w:cs="Calibri"/>
          <w:color w:val="000000" w:themeColor="text1"/>
        </w:rPr>
      </w:pPr>
      <w:r w:rsidRPr="5C676C12">
        <w:rPr>
          <w:rFonts w:ascii="Calibri" w:hAnsi="Calibri" w:eastAsia="Calibri" w:cs="Calibri"/>
          <w:color w:val="000000" w:themeColor="text1"/>
        </w:rPr>
        <w:t>For amlarc endpoint, apply the following changes:</w:t>
      </w:r>
    </w:p>
    <w:p w:rsidR="001313A4" w:rsidP="001313A4" w:rsidRDefault="001313A4" w14:paraId="319E912F" w14:textId="326D0404">
      <w:pPr>
        <w:pStyle w:val="ListParagraph"/>
        <w:numPr>
          <w:ilvl w:val="1"/>
          <w:numId w:val="3"/>
        </w:numPr>
        <w:rPr>
          <w:rFonts w:ascii="Calibri" w:hAnsi="Calibri" w:eastAsia="Calibri" w:cs="Calibri"/>
          <w:color w:val="000000" w:themeColor="text1"/>
        </w:rPr>
      </w:pPr>
      <w:r w:rsidRPr="5C676C12">
        <w:rPr>
          <w:rFonts w:ascii="Calibri" w:hAnsi="Calibri" w:eastAsia="Calibri" w:cs="Calibri"/>
          <w:color w:val="000000" w:themeColor="text1"/>
        </w:rPr>
        <w:t xml:space="preserve">Rewrite request Url to include endpoint name like this /api/v1/endpoint/{endpoint_name}/…”, this is the request url format </w:t>
      </w:r>
      <w:r w:rsidRPr="0C6DE073" w:rsidR="4AD50654">
        <w:rPr>
          <w:rFonts w:ascii="Calibri" w:hAnsi="Calibri" w:eastAsia="Calibri" w:cs="Calibri"/>
          <w:color w:val="000000" w:themeColor="text1"/>
        </w:rPr>
        <w:t>M</w:t>
      </w:r>
      <w:r w:rsidRPr="0C6DE073" w:rsidR="38976C3B">
        <w:rPr>
          <w:rFonts w:ascii="Calibri" w:hAnsi="Calibri" w:eastAsia="Calibri" w:cs="Calibri"/>
          <w:color w:val="000000" w:themeColor="text1"/>
        </w:rPr>
        <w:t xml:space="preserve">esh </w:t>
      </w:r>
      <w:r w:rsidRPr="0C6DE073" w:rsidR="1C0BE16B">
        <w:rPr>
          <w:rFonts w:ascii="Calibri" w:hAnsi="Calibri" w:eastAsia="Calibri" w:cs="Calibri"/>
          <w:color w:val="000000" w:themeColor="text1"/>
        </w:rPr>
        <w:t>can</w:t>
      </w:r>
      <w:r w:rsidRPr="5C676C12">
        <w:rPr>
          <w:rFonts w:ascii="Calibri" w:hAnsi="Calibri" w:eastAsia="Calibri" w:cs="Calibri"/>
          <w:color w:val="000000" w:themeColor="text1"/>
        </w:rPr>
        <w:t xml:space="preserve"> handle.</w:t>
      </w:r>
    </w:p>
    <w:p w:rsidR="001313A4" w:rsidP="001313A4" w:rsidRDefault="001313A4" w14:paraId="2B3488EC" w14:textId="77777777">
      <w:pPr>
        <w:pStyle w:val="ListParagraph"/>
        <w:numPr>
          <w:ilvl w:val="1"/>
          <w:numId w:val="3"/>
        </w:numPr>
        <w:rPr>
          <w:rFonts w:ascii="Calibri" w:hAnsi="Calibri" w:eastAsia="Calibri" w:cs="Calibri"/>
          <w:color w:val="000000" w:themeColor="text1"/>
        </w:rPr>
      </w:pPr>
      <w:r w:rsidRPr="5C676C12">
        <w:rPr>
          <w:rFonts w:ascii="Calibri" w:hAnsi="Calibri" w:eastAsia="Calibri" w:cs="Calibri"/>
          <w:color w:val="000000" w:themeColor="text1"/>
        </w:rPr>
        <w:t>Set request header “azureml-model-deployment” with the real mir deployment name.</w:t>
      </w:r>
    </w:p>
    <w:p w:rsidR="001313A4" w:rsidP="001313A4" w:rsidRDefault="001313A4" w14:paraId="19759F34" w14:textId="0621218D">
      <w:pPr>
        <w:pStyle w:val="ListParagraph"/>
        <w:numPr>
          <w:ilvl w:val="1"/>
          <w:numId w:val="3"/>
        </w:numPr>
        <w:rPr>
          <w:ins w:author="Zhiyong Yang" w:date="2023-04-19T11:15:00Z" w:id="25"/>
          <w:rFonts w:ascii="Calibri" w:hAnsi="Calibri" w:eastAsia="Calibri" w:cs="Calibri"/>
          <w:color w:val="000000" w:themeColor="text1"/>
        </w:rPr>
      </w:pPr>
      <w:r w:rsidRPr="5C676C12">
        <w:rPr>
          <w:rFonts w:ascii="Calibri" w:hAnsi="Calibri" w:eastAsia="Calibri" w:cs="Calibri"/>
          <w:color w:val="000000" w:themeColor="text1"/>
        </w:rPr>
        <w:t xml:space="preserve">Validate ARC cluster Cert, one ARC cluster will have only one cert, so this will </w:t>
      </w:r>
      <w:r w:rsidRPr="6F08186A">
        <w:rPr>
          <w:rFonts w:ascii="Calibri" w:hAnsi="Calibri" w:eastAsia="Calibri" w:cs="Calibri"/>
          <w:color w:val="000000" w:themeColor="text1"/>
        </w:rPr>
        <w:t>be different</w:t>
      </w:r>
      <w:r w:rsidRPr="5C676C12">
        <w:rPr>
          <w:rFonts w:ascii="Calibri" w:hAnsi="Calibri" w:eastAsia="Calibri" w:cs="Calibri"/>
          <w:color w:val="000000" w:themeColor="text1"/>
        </w:rPr>
        <w:t xml:space="preserve"> from the endpoint level cert</w:t>
      </w:r>
      <w:r w:rsidR="0006713A">
        <w:rPr>
          <w:rFonts w:ascii="Calibri" w:hAnsi="Calibri" w:eastAsia="Calibri" w:cs="Calibri"/>
          <w:color w:val="000000" w:themeColor="text1"/>
        </w:rPr>
        <w:t xml:space="preserve">, we can use subscription </w:t>
      </w:r>
      <w:r w:rsidR="00284940">
        <w:rPr>
          <w:rFonts w:ascii="Calibri" w:hAnsi="Calibri" w:eastAsia="Calibri" w:cs="Calibri"/>
          <w:color w:val="000000" w:themeColor="text1"/>
        </w:rPr>
        <w:t>as cert scope:</w:t>
      </w:r>
      <w:r w:rsidR="0029696F">
        <w:rPr>
          <w:rFonts w:ascii="Calibri" w:hAnsi="Calibri" w:eastAsia="Calibri" w:cs="Calibri"/>
          <w:color w:val="000000" w:themeColor="text1"/>
        </w:rPr>
        <w:t>.</w:t>
      </w:r>
    </w:p>
    <w:p w:rsidRPr="00542D75" w:rsidR="002026BA" w:rsidP="00542D75" w:rsidRDefault="00656990" w14:paraId="2F816C7E" w14:textId="43D3E80E">
      <w:pPr>
        <w:pStyle w:val="ListParagraph"/>
        <w:numPr>
          <w:ilvl w:val="2"/>
          <w:numId w:val="3"/>
        </w:numPr>
        <w:rPr>
          <w:rFonts w:ascii="Calibri" w:hAnsi="Calibri" w:eastAsia="Calibri" w:cs="Calibri"/>
          <w:color w:val="000000" w:themeColor="text1"/>
        </w:rPr>
      </w:pPr>
      <w:r w:rsidRPr="00542D75">
        <w:rPr>
          <w:rFonts w:ascii="Calibri" w:hAnsi="Calibri" w:eastAsia="Calibri" w:cs="Calibri"/>
          <w:color w:val="000000" w:themeColor="text1"/>
        </w:rPr>
        <w:t>Cert</w:t>
      </w:r>
      <w:ins w:author="Zhiyong Yang" w:date="2023-04-19T11:15:00Z" w:id="26">
        <w:r w:rsidRPr="00542D75">
          <w:rPr>
            <w:rFonts w:ascii="Calibri" w:hAnsi="Calibri" w:eastAsia="Calibri" w:cs="Calibri"/>
            <w:color w:val="000000" w:themeColor="text1"/>
          </w:rPr>
          <w:t xml:space="preserve"> </w:t>
        </w:r>
      </w:ins>
      <w:r w:rsidR="00AF2861">
        <w:rPr>
          <w:rFonts w:ascii="Calibri" w:hAnsi="Calibri" w:eastAsia="Calibri" w:cs="Calibri"/>
          <w:color w:val="000000" w:themeColor="text1"/>
        </w:rPr>
        <w:t>subject name</w:t>
      </w:r>
      <w:r w:rsidR="00542D75">
        <w:rPr>
          <w:rFonts w:ascii="Calibri" w:hAnsi="Calibri" w:eastAsia="Calibri" w:cs="Calibri"/>
          <w:color w:val="000000" w:themeColor="text1"/>
        </w:rPr>
        <w:t>:</w:t>
      </w:r>
      <w:r w:rsidRPr="00542D75" w:rsidR="002026BA">
        <w:rPr>
          <w:rFonts w:ascii="Calibri" w:hAnsi="Calibri" w:eastAsia="Calibri" w:cs="Calibri"/>
          <w:color w:val="000000" w:themeColor="text1"/>
        </w:rPr>
        <w:t xml:space="preserve"> </w:t>
      </w:r>
      <w:ins w:author="Zhiyong Yang" w:date="2023-04-19T11:16:00Z" w:id="27">
        <w:r w:rsidRPr="00542D75" w:rsidR="002026BA">
          <w:rPr>
            <w:rFonts w:ascii="Calibri" w:hAnsi="Calibri" w:eastAsia="Calibri" w:cs="Calibri"/>
            <w:color w:val="000000" w:themeColor="text1"/>
          </w:rPr>
          <w:t>{SubscriptGUID}.{Region}.ml.azure.com</w:t>
        </w:r>
      </w:ins>
    </w:p>
    <w:p w:rsidR="001313A4" w:rsidP="001313A4" w:rsidRDefault="2F55A36D" w14:paraId="50693CB8" w14:textId="0FDD8C64">
      <w:pPr>
        <w:pStyle w:val="Heading2"/>
        <w:rPr>
          <w:rStyle w:val="Heading3Char"/>
        </w:rPr>
      </w:pPr>
      <w:r w:rsidRPr="000F5579">
        <w:rPr>
          <w:rStyle w:val="Heading3Char"/>
        </w:rPr>
        <w:t>Mes</w:t>
      </w:r>
      <w:r w:rsidRPr="000F5579" w:rsidR="39F0E01E">
        <w:rPr>
          <w:rStyle w:val="Heading3Char"/>
        </w:rPr>
        <w:t>h</w:t>
      </w:r>
    </w:p>
    <w:p w:rsidRPr="006A3334" w:rsidR="006A3334" w:rsidP="006A3334" w:rsidRDefault="006A3334" w14:paraId="0D7A0429" w14:textId="699482C0">
      <w:r>
        <w:t xml:space="preserve">Mesh detail design spec could be found here at </w:t>
      </w:r>
      <w:hyperlink w:history="1" r:id="rId25">
        <w:r w:rsidRPr="00FB6B92" w:rsidR="00364B37">
          <w:rPr>
            <w:rStyle w:val="Hyperlink"/>
          </w:rPr>
          <w:t>Nexus_dataplane_in_cluster.docx</w:t>
        </w:r>
      </w:hyperlink>
    </w:p>
    <w:p w:rsidR="001313A4" w:rsidP="001313A4" w:rsidRDefault="7D1C125E" w14:paraId="704B4CD6" w14:textId="242D0A5E">
      <w:pPr>
        <w:pStyle w:val="ListParagraph"/>
        <w:numPr>
          <w:ilvl w:val="0"/>
          <w:numId w:val="2"/>
        </w:numPr>
        <w:rPr>
          <w:rFonts w:ascii="Calibri" w:hAnsi="Calibri" w:eastAsia="Calibri" w:cs="Calibri"/>
          <w:color w:val="000000" w:themeColor="text1"/>
        </w:rPr>
      </w:pPr>
      <w:r w:rsidRPr="29DE8924">
        <w:rPr>
          <w:rFonts w:ascii="Calibri" w:hAnsi="Calibri" w:eastAsia="Calibri" w:cs="Calibri"/>
          <w:color w:val="000000" w:themeColor="text1"/>
        </w:rPr>
        <w:t>Mesh</w:t>
      </w:r>
      <w:r w:rsidRPr="518B569B" w:rsidR="001313A4">
        <w:rPr>
          <w:rFonts w:ascii="Calibri" w:hAnsi="Calibri" w:eastAsia="Calibri" w:cs="Calibri"/>
          <w:color w:val="000000" w:themeColor="text1"/>
        </w:rPr>
        <w:t xml:space="preserve"> should have a public SLB so FD can forward request to it</w:t>
      </w:r>
      <w:r w:rsidRPr="5C676C12" w:rsidR="001313A4">
        <w:rPr>
          <w:rFonts w:ascii="Calibri" w:hAnsi="Calibri" w:eastAsia="Calibri" w:cs="Calibri"/>
          <w:color w:val="000000" w:themeColor="text1"/>
        </w:rPr>
        <w:t>.</w:t>
      </w:r>
      <w:r w:rsidR="001313A4">
        <w:rPr>
          <w:rFonts w:ascii="Calibri" w:hAnsi="Calibri" w:eastAsia="Calibri" w:cs="Calibri"/>
          <w:color w:val="000000" w:themeColor="text1"/>
        </w:rPr>
        <w:t xml:space="preserve"> </w:t>
      </w:r>
      <w:r w:rsidR="001313A4">
        <w:t>Use the NSG and mTLS to verify the traffic between FD and Cluster.</w:t>
      </w:r>
    </w:p>
    <w:p w:rsidR="001313A4" w:rsidP="001313A4" w:rsidRDefault="001313A4" w14:paraId="13CFA076" w14:textId="77777777">
      <w:pPr>
        <w:pStyle w:val="ListParagraph"/>
        <w:numPr>
          <w:ilvl w:val="0"/>
          <w:numId w:val="2"/>
        </w:numPr>
        <w:rPr>
          <w:rFonts w:ascii="Calibri" w:hAnsi="Calibri" w:eastAsia="Calibri" w:cs="Calibri"/>
          <w:color w:val="000000" w:themeColor="text1"/>
        </w:rPr>
      </w:pPr>
      <w:r w:rsidRPr="5C676C12">
        <w:rPr>
          <w:rFonts w:ascii="Calibri" w:hAnsi="Calibri" w:eastAsia="Calibri" w:cs="Calibri"/>
          <w:color w:val="000000" w:themeColor="text1"/>
        </w:rPr>
        <w:t>Disable Auth since auth is already done by FD.</w:t>
      </w:r>
    </w:p>
    <w:p w:rsidR="001313A4" w:rsidP="001313A4" w:rsidRDefault="001313A4" w14:paraId="1F4B85F1" w14:textId="77777777">
      <w:pPr>
        <w:pStyle w:val="ListParagraph"/>
        <w:numPr>
          <w:ilvl w:val="0"/>
          <w:numId w:val="2"/>
        </w:numPr>
        <w:rPr>
          <w:rFonts w:ascii="Calibri" w:hAnsi="Calibri" w:eastAsia="Calibri" w:cs="Calibri"/>
          <w:color w:val="000000" w:themeColor="text1"/>
        </w:rPr>
      </w:pPr>
      <w:r w:rsidRPr="5C676C12">
        <w:rPr>
          <w:rFonts w:ascii="Calibri" w:hAnsi="Calibri" w:eastAsia="Calibri" w:cs="Calibri"/>
          <w:color w:val="000000" w:themeColor="text1"/>
        </w:rPr>
        <w:t>Enable mTLS</w:t>
      </w:r>
    </w:p>
    <w:p w:rsidR="001313A4" w:rsidP="001313A4" w:rsidRDefault="001313A4" w14:paraId="2F5E356F" w14:textId="3389EFBF">
      <w:pPr>
        <w:pStyle w:val="ListParagraph"/>
        <w:numPr>
          <w:ilvl w:val="1"/>
          <w:numId w:val="2"/>
        </w:numPr>
        <w:rPr>
          <w:rFonts w:ascii="Calibri" w:hAnsi="Calibri" w:eastAsia="Calibri" w:cs="Calibri"/>
          <w:color w:val="4672C4"/>
          <w:sz w:val="24"/>
          <w:szCs w:val="24"/>
        </w:rPr>
      </w:pPr>
      <w:r w:rsidRPr="5C676C12">
        <w:rPr>
          <w:rFonts w:ascii="Calibri" w:hAnsi="Calibri" w:eastAsia="Calibri" w:cs="Calibri"/>
          <w:color w:val="000000" w:themeColor="text1"/>
        </w:rPr>
        <w:t xml:space="preserve">FD cert SAN: </w:t>
      </w:r>
      <w:r w:rsidRPr="5C676C12">
        <w:rPr>
          <w:rFonts w:ascii="Calibri" w:hAnsi="Calibri" w:eastAsia="Calibri" w:cs="Calibri"/>
          <w:color w:val="4672C4"/>
          <w:sz w:val="24"/>
          <w:szCs w:val="24"/>
        </w:rPr>
        <w:t>{region}.inference.ml.azure.com</w:t>
      </w:r>
    </w:p>
    <w:p w:rsidR="001313A4" w:rsidP="001313A4" w:rsidRDefault="001313A4" w14:paraId="4C34B6B8" w14:textId="5B42AF64">
      <w:pPr>
        <w:pStyle w:val="ListParagraph"/>
        <w:numPr>
          <w:ilvl w:val="1"/>
          <w:numId w:val="2"/>
        </w:numPr>
        <w:rPr>
          <w:rFonts w:ascii="Calibri" w:hAnsi="Calibri" w:eastAsia="Calibri" w:cs="Calibri"/>
          <w:color w:val="4672C4"/>
          <w:sz w:val="24"/>
          <w:szCs w:val="24"/>
        </w:rPr>
      </w:pPr>
      <w:r w:rsidRPr="5C676C12">
        <w:rPr>
          <w:rFonts w:ascii="Calibri" w:hAnsi="Calibri" w:eastAsia="Calibri" w:cs="Calibri"/>
          <w:color w:val="000000" w:themeColor="text1"/>
        </w:rPr>
        <w:t xml:space="preserve">ARC cluster cert SAN: </w:t>
      </w:r>
      <w:ins w:author="Zhiyong Yang" w:date="2023-04-19T11:16:00Z" w:id="28">
        <w:r w:rsidRPr="002026BA" w:rsidR="002707E1">
          <w:rPr>
            <w:rFonts w:ascii="Calibri" w:hAnsi="Calibri" w:eastAsia="Calibri" w:cs="Calibri"/>
            <w:color w:val="000000" w:themeColor="text1"/>
          </w:rPr>
          <w:t>{SubscriptGUID}.{Region}.ml.azure.com</w:t>
        </w:r>
      </w:ins>
    </w:p>
    <w:p w:rsidR="001313A4" w:rsidP="001313A4" w:rsidRDefault="001313A4" w14:paraId="1D52910E" w14:textId="77777777">
      <w:pPr>
        <w:pStyle w:val="ListParagraph"/>
        <w:numPr>
          <w:ilvl w:val="0"/>
          <w:numId w:val="2"/>
        </w:numPr>
        <w:rPr>
          <w:rFonts w:ascii="Calibri" w:hAnsi="Calibri" w:eastAsia="Calibri" w:cs="Calibri"/>
          <w:color w:val="000000" w:themeColor="text1"/>
        </w:rPr>
      </w:pPr>
      <w:r w:rsidRPr="5C676C12">
        <w:rPr>
          <w:rFonts w:ascii="Calibri" w:hAnsi="Calibri" w:eastAsia="Calibri" w:cs="Calibri"/>
          <w:color w:val="000000" w:themeColor="text1"/>
        </w:rPr>
        <w:t>Header based routing (already supported)</w:t>
      </w:r>
    </w:p>
    <w:p w:rsidR="001313A4" w:rsidP="001313A4" w:rsidRDefault="001313A4" w14:paraId="03938242" w14:textId="77777777">
      <w:pPr>
        <w:pStyle w:val="ListParagraph"/>
        <w:numPr>
          <w:ilvl w:val="0"/>
          <w:numId w:val="2"/>
        </w:numPr>
        <w:rPr>
          <w:rFonts w:ascii="Calibri" w:hAnsi="Calibri" w:eastAsia="Calibri" w:cs="Calibri"/>
          <w:color w:val="000000" w:themeColor="text1"/>
        </w:rPr>
      </w:pPr>
      <w:r w:rsidRPr="5C676C12">
        <w:rPr>
          <w:rFonts w:ascii="Calibri" w:hAnsi="Calibri" w:eastAsia="Calibri" w:cs="Calibri"/>
          <w:color w:val="000000" w:themeColor="text1"/>
        </w:rPr>
        <w:t>Always route to Rank-0</w:t>
      </w:r>
    </w:p>
    <w:p w:rsidR="001313A4" w:rsidP="001313A4" w:rsidRDefault="001313A4" w14:paraId="4CF8CBFB" w14:textId="1C49E2F9">
      <w:pPr>
        <w:pStyle w:val="ListParagraph"/>
        <w:numPr>
          <w:ilvl w:val="1"/>
          <w:numId w:val="2"/>
        </w:numPr>
        <w:rPr>
          <w:rFonts w:ascii="Calibri" w:hAnsi="Calibri" w:eastAsia="Calibri" w:cs="Calibri"/>
          <w:color w:val="000000" w:themeColor="text1"/>
        </w:rPr>
      </w:pPr>
      <w:commentRangeStart w:id="29"/>
      <w:commentRangeStart w:id="30"/>
      <w:commentRangeStart w:id="31"/>
      <w:r w:rsidRPr="5C676C12">
        <w:rPr>
          <w:rFonts w:ascii="Calibri" w:hAnsi="Calibri" w:eastAsia="Calibri" w:cs="Calibri"/>
          <w:color w:val="000000" w:themeColor="text1"/>
        </w:rPr>
        <w:t xml:space="preserve">Rank-0 pod should has label “rank-0” </w:t>
      </w:r>
      <w:commentRangeEnd w:id="29"/>
      <w:r w:rsidR="00F7188F">
        <w:rPr>
          <w:rStyle w:val="CommentReference"/>
        </w:rPr>
        <w:commentReference w:id="29"/>
      </w:r>
      <w:commentRangeEnd w:id="30"/>
      <w:r w:rsidR="009E21BB">
        <w:rPr>
          <w:rStyle w:val="CommentReference"/>
        </w:rPr>
        <w:commentReference w:id="30"/>
      </w:r>
      <w:commentRangeEnd w:id="31"/>
      <w:r w:rsidR="00316900">
        <w:rPr>
          <w:rStyle w:val="CommentReference"/>
        </w:rPr>
        <w:commentReference w:id="31"/>
      </w:r>
    </w:p>
    <w:p w:rsidR="001313A4" w:rsidP="001313A4" w:rsidRDefault="001313A4" w14:paraId="7FB64A40" w14:textId="77777777">
      <w:pPr>
        <w:pStyle w:val="ListParagraph"/>
        <w:numPr>
          <w:ilvl w:val="0"/>
          <w:numId w:val="2"/>
        </w:numPr>
        <w:rPr>
          <w:rFonts w:ascii="Calibri" w:hAnsi="Calibri" w:eastAsia="Calibri" w:cs="Calibri"/>
          <w:color w:val="000000" w:themeColor="text1"/>
        </w:rPr>
      </w:pPr>
      <w:r w:rsidRPr="5C676C12">
        <w:rPr>
          <w:rFonts w:ascii="Calibri" w:hAnsi="Calibri" w:eastAsia="Calibri" w:cs="Calibri"/>
          <w:color w:val="000000" w:themeColor="text1"/>
        </w:rPr>
        <w:t>Sticky routing(align with MIR)</w:t>
      </w:r>
    </w:p>
    <w:p w:rsidR="001313A4" w:rsidP="001313A4" w:rsidRDefault="001313A4" w14:paraId="0F4B72F0" w14:textId="77777777">
      <w:pPr>
        <w:pStyle w:val="ListParagraph"/>
        <w:numPr>
          <w:ilvl w:val="1"/>
          <w:numId w:val="2"/>
        </w:numPr>
        <w:rPr>
          <w:rFonts w:ascii="Calibri" w:hAnsi="Calibri" w:eastAsia="Calibri" w:cs="Calibri"/>
          <w:color w:val="000000" w:themeColor="text1"/>
        </w:rPr>
      </w:pPr>
      <w:r w:rsidRPr="5C676C12">
        <w:rPr>
          <w:rFonts w:ascii="Calibri" w:hAnsi="Calibri" w:eastAsia="Calibri" w:cs="Calibri"/>
          <w:color w:val="000000" w:themeColor="text1"/>
        </w:rPr>
        <w:t>Pod level sticky routing (refer to MIR)</w:t>
      </w:r>
    </w:p>
    <w:p w:rsidR="001313A4" w:rsidP="001313A4" w:rsidRDefault="001313A4" w14:paraId="5C851410" w14:textId="77777777">
      <w:pPr>
        <w:pStyle w:val="ListParagraph"/>
        <w:numPr>
          <w:ilvl w:val="0"/>
          <w:numId w:val="2"/>
        </w:numPr>
        <w:rPr>
          <w:rFonts w:ascii="Calibri" w:hAnsi="Calibri" w:eastAsia="Calibri" w:cs="Calibri"/>
          <w:color w:val="000000" w:themeColor="text1"/>
        </w:rPr>
      </w:pPr>
      <w:r w:rsidRPr="5C676C12">
        <w:rPr>
          <w:rFonts w:ascii="Calibri" w:hAnsi="Calibri" w:eastAsia="Calibri" w:cs="Calibri"/>
          <w:color w:val="000000" w:themeColor="text1"/>
        </w:rPr>
        <w:t>Response code rewrite (align with MIR)</w:t>
      </w:r>
    </w:p>
    <w:p w:rsidR="001313A4" w:rsidP="001313A4" w:rsidRDefault="001313A4" w14:paraId="785F9076" w14:textId="77777777">
      <w:pPr>
        <w:pStyle w:val="ListParagraph"/>
        <w:numPr>
          <w:ilvl w:val="1"/>
          <w:numId w:val="2"/>
        </w:numPr>
        <w:rPr>
          <w:rFonts w:ascii="Calibri" w:hAnsi="Calibri" w:eastAsia="Calibri" w:cs="Calibri"/>
          <w:color w:val="000000" w:themeColor="text1"/>
        </w:rPr>
      </w:pPr>
      <w:r w:rsidRPr="5C676C12">
        <w:rPr>
          <w:rFonts w:ascii="Calibri" w:hAnsi="Calibri" w:eastAsia="Calibri" w:cs="Calibri"/>
          <w:color w:val="000000" w:themeColor="text1"/>
        </w:rPr>
        <w:t>429 (503 in scoringfe)</w:t>
      </w:r>
    </w:p>
    <w:p w:rsidR="001313A4" w:rsidP="001313A4" w:rsidRDefault="001313A4" w14:paraId="0535F93B" w14:textId="77777777">
      <w:pPr>
        <w:pStyle w:val="ListParagraph"/>
        <w:numPr>
          <w:ilvl w:val="1"/>
          <w:numId w:val="2"/>
        </w:numPr>
        <w:rPr>
          <w:rFonts w:ascii="Calibri" w:hAnsi="Calibri" w:eastAsia="Calibri" w:cs="Calibri"/>
          <w:color w:val="000000" w:themeColor="text1"/>
        </w:rPr>
      </w:pPr>
      <w:r w:rsidRPr="5C676C12">
        <w:rPr>
          <w:rFonts w:ascii="Calibri" w:hAnsi="Calibri" w:eastAsia="Calibri" w:cs="Calibri"/>
          <w:color w:val="000000" w:themeColor="text1"/>
        </w:rPr>
        <w:t>424 (502 in scoringfe)</w:t>
      </w:r>
    </w:p>
    <w:p w:rsidR="001313A4" w:rsidP="001313A4" w:rsidRDefault="001313A4" w14:paraId="02A6F161" w14:textId="77777777">
      <w:pPr>
        <w:pStyle w:val="ListParagraph"/>
        <w:numPr>
          <w:ilvl w:val="0"/>
          <w:numId w:val="2"/>
        </w:numPr>
        <w:rPr>
          <w:rFonts w:ascii="Calibri" w:hAnsi="Calibri" w:eastAsia="Calibri" w:cs="Calibri"/>
          <w:color w:val="000000" w:themeColor="text1"/>
        </w:rPr>
      </w:pPr>
      <w:r w:rsidRPr="5C676C12">
        <w:rPr>
          <w:rFonts w:ascii="Calibri" w:hAnsi="Calibri" w:eastAsia="Calibri" w:cs="Calibri"/>
          <w:color w:val="000000" w:themeColor="text1"/>
        </w:rPr>
        <w:t>MIR endpoint/deployment mapping with ARC endpoint/deployment</w:t>
      </w:r>
    </w:p>
    <w:p w:rsidR="001313A4" w:rsidP="001313A4" w:rsidRDefault="001313A4" w14:paraId="5986B868" w14:textId="77777777">
      <w:pPr>
        <w:pStyle w:val="ListParagraph"/>
        <w:numPr>
          <w:ilvl w:val="0"/>
          <w:numId w:val="2"/>
        </w:numPr>
        <w:rPr>
          <w:rFonts w:ascii="Calibri" w:hAnsi="Calibri" w:eastAsia="Calibri" w:cs="Calibri"/>
          <w:color w:val="000000" w:themeColor="text1"/>
        </w:rPr>
      </w:pPr>
      <w:r>
        <w:rPr>
          <w:rFonts w:ascii="Calibri" w:hAnsi="Calibri" w:eastAsia="Calibri" w:cs="Calibri"/>
          <w:color w:val="000000" w:themeColor="text1"/>
        </w:rPr>
        <w:t>Requirement for distributed inference:</w:t>
      </w:r>
    </w:p>
    <w:p w:rsidR="001313A4" w:rsidP="001313A4" w:rsidRDefault="001313A4" w14:paraId="205D4108" w14:textId="77777777">
      <w:pPr>
        <w:pStyle w:val="ListParagraph"/>
        <w:numPr>
          <w:ilvl w:val="1"/>
          <w:numId w:val="2"/>
        </w:numPr>
        <w:rPr>
          <w:rFonts w:ascii="Calibri" w:hAnsi="Calibri" w:eastAsia="Calibri" w:cs="Calibri"/>
          <w:color w:val="000000" w:themeColor="text1"/>
        </w:rPr>
      </w:pPr>
      <w:r>
        <w:rPr>
          <w:rFonts w:ascii="Calibri" w:hAnsi="Calibri" w:eastAsia="Calibri" w:cs="Calibri"/>
          <w:color w:val="000000" w:themeColor="text1"/>
        </w:rPr>
        <w:t>Set all deployments pods with label rank info:</w:t>
      </w:r>
    </w:p>
    <w:p w:rsidR="001313A4" w:rsidP="001313A4" w:rsidRDefault="001313A4" w14:paraId="349492D1" w14:textId="77777777">
      <w:pPr>
        <w:pStyle w:val="ListParagraph"/>
        <w:ind w:left="1440"/>
        <w:rPr>
          <w:rFonts w:ascii="Calibri" w:hAnsi="Calibri" w:eastAsia="Calibri" w:cs="Calibri"/>
          <w:color w:val="000000" w:themeColor="text1"/>
        </w:rPr>
      </w:pPr>
      <w:r>
        <w:rPr>
          <w:rFonts w:ascii="Calibri" w:hAnsi="Calibri" w:eastAsia="Calibri" w:cs="Calibri"/>
          <w:color w:val="000000" w:themeColor="text1"/>
        </w:rPr>
        <w:t>For example:  rank: 0</w:t>
      </w:r>
    </w:p>
    <w:p w:rsidR="001313A4" w:rsidP="001313A4" w:rsidRDefault="001313A4" w14:paraId="42D13DA2" w14:textId="77777777">
      <w:pPr>
        <w:pStyle w:val="ListParagraph"/>
        <w:ind w:left="1440"/>
        <w:rPr>
          <w:rFonts w:ascii="Calibri" w:hAnsi="Calibri" w:eastAsia="Calibri" w:cs="Calibri"/>
          <w:color w:val="000000" w:themeColor="text1"/>
        </w:rPr>
      </w:pPr>
      <w:r>
        <w:rPr>
          <w:rFonts w:ascii="Calibri" w:hAnsi="Calibri" w:eastAsia="Calibri" w:cs="Calibri"/>
          <w:color w:val="000000" w:themeColor="text1"/>
        </w:rPr>
        <w:t>For non distributed inference, rank: 0 needs to be added as well.</w:t>
      </w:r>
    </w:p>
    <w:p w:rsidR="001313A4" w:rsidP="001313A4" w:rsidRDefault="001313A4" w14:paraId="7036444B" w14:textId="77777777">
      <w:pPr>
        <w:pStyle w:val="ListParagraph"/>
        <w:numPr>
          <w:ilvl w:val="1"/>
          <w:numId w:val="2"/>
        </w:numPr>
        <w:rPr>
          <w:rFonts w:ascii="Calibri" w:hAnsi="Calibri" w:eastAsia="Calibri" w:cs="Calibri"/>
          <w:color w:val="000000" w:themeColor="text1"/>
        </w:rPr>
      </w:pPr>
      <w:r>
        <w:rPr>
          <w:rFonts w:ascii="Calibri" w:hAnsi="Calibri" w:eastAsia="Calibri" w:cs="Calibri"/>
          <w:color w:val="000000" w:themeColor="text1"/>
        </w:rPr>
        <w:t xml:space="preserve">For distributed training, rank 0 becomes healthy when other ranks are healthy. </w:t>
      </w:r>
    </w:p>
    <w:p w:rsidR="001313A4" w:rsidP="001313A4" w:rsidRDefault="001313A4" w14:paraId="6CE6E648" w14:textId="77777777">
      <w:pPr>
        <w:pStyle w:val="ListParagraph"/>
        <w:numPr>
          <w:ilvl w:val="0"/>
          <w:numId w:val="2"/>
        </w:numPr>
        <w:rPr>
          <w:rFonts w:ascii="Calibri" w:hAnsi="Calibri" w:eastAsia="Calibri" w:cs="Calibri"/>
          <w:color w:val="000000" w:themeColor="text1"/>
        </w:rPr>
      </w:pPr>
      <w:r>
        <w:rPr>
          <w:rFonts w:ascii="Calibri" w:hAnsi="Calibri" w:eastAsia="Calibri" w:cs="Calibri"/>
          <w:color w:val="000000" w:themeColor="text1"/>
        </w:rPr>
        <w:t>Requirements for Preset:</w:t>
      </w:r>
    </w:p>
    <w:p w:rsidRPr="00DF2F22" w:rsidR="001313A4" w:rsidP="001313A4" w:rsidRDefault="001313A4" w14:paraId="711D4DDE" w14:textId="77777777">
      <w:pPr>
        <w:pStyle w:val="ListParagraph"/>
        <w:numPr>
          <w:ilvl w:val="1"/>
          <w:numId w:val="2"/>
        </w:numPr>
        <w:rPr>
          <w:rFonts w:ascii="Calibri" w:hAnsi="Calibri" w:eastAsia="Calibri" w:cs="Calibri"/>
          <w:color w:val="000000" w:themeColor="text1"/>
        </w:rPr>
      </w:pPr>
      <w:r>
        <w:rPr>
          <w:rFonts w:ascii="Calibri" w:hAnsi="Calibri" w:eastAsia="Calibri" w:cs="Calibri"/>
          <w:color w:val="000000" w:themeColor="text1"/>
        </w:rPr>
        <w:t xml:space="preserve">When creating online deployment, register the ScoringFE service IP info to the frontdoor. And endpoint type. </w:t>
      </w:r>
    </w:p>
    <w:p w:rsidRPr="00FA167D" w:rsidR="3377475B" w:rsidP="6496F43F" w:rsidRDefault="66D46895" w14:paraId="2615C5E0" w14:textId="2292C310">
      <w:pPr>
        <w:pStyle w:val="ListParagraph"/>
        <w:numPr>
          <w:ilvl w:val="0"/>
          <w:numId w:val="2"/>
        </w:numPr>
        <w:rPr>
          <w:rFonts w:ascii="Calibri" w:hAnsi="Calibri" w:eastAsia="Calibri" w:cs="Calibri"/>
          <w:color w:val="000000" w:themeColor="text1"/>
        </w:rPr>
      </w:pPr>
      <w:r w:rsidRPr="00FA167D">
        <w:rPr>
          <w:rFonts w:ascii="Calibri" w:hAnsi="Calibri" w:eastAsia="Calibri" w:cs="Calibri"/>
          <w:color w:val="000000" w:themeColor="text1"/>
        </w:rPr>
        <w:t xml:space="preserve">Scoringfe to </w:t>
      </w:r>
      <w:r w:rsidRPr="00FA167D" w:rsidR="5CCD34E1">
        <w:rPr>
          <w:rFonts w:ascii="Calibri" w:hAnsi="Calibri" w:eastAsia="Calibri" w:cs="Calibri"/>
          <w:color w:val="000000" w:themeColor="text1"/>
        </w:rPr>
        <w:t>m</w:t>
      </w:r>
      <w:r w:rsidRPr="00FA167D" w:rsidR="6142CADA">
        <w:rPr>
          <w:rFonts w:ascii="Calibri" w:hAnsi="Calibri" w:eastAsia="Calibri" w:cs="Calibri"/>
          <w:color w:val="000000" w:themeColor="text1"/>
        </w:rPr>
        <w:t xml:space="preserve">odel </w:t>
      </w:r>
      <w:r w:rsidRPr="00FA167D" w:rsidR="3FA3A07D">
        <w:rPr>
          <w:rFonts w:ascii="Calibri" w:hAnsi="Calibri" w:eastAsia="Calibri" w:cs="Calibri"/>
          <w:color w:val="000000" w:themeColor="text1"/>
        </w:rPr>
        <w:t>wo</w:t>
      </w:r>
      <w:r w:rsidRPr="00FA167D" w:rsidR="6AA45174">
        <w:rPr>
          <w:rFonts w:ascii="Calibri" w:hAnsi="Calibri" w:eastAsia="Calibri" w:cs="Calibri"/>
          <w:color w:val="000000" w:themeColor="text1"/>
        </w:rPr>
        <w:t>rker</w:t>
      </w:r>
      <w:r w:rsidRPr="00FA167D">
        <w:rPr>
          <w:rFonts w:ascii="Calibri" w:hAnsi="Calibri" w:eastAsia="Calibri" w:cs="Calibri"/>
          <w:color w:val="000000" w:themeColor="text1"/>
        </w:rPr>
        <w:t xml:space="preserve"> </w:t>
      </w:r>
      <w:r w:rsidRPr="00FA167D" w:rsidR="4867F89C">
        <w:rPr>
          <w:rFonts w:ascii="Calibri" w:hAnsi="Calibri" w:eastAsia="Calibri" w:cs="Calibri"/>
          <w:color w:val="000000" w:themeColor="text1"/>
        </w:rPr>
        <w:t xml:space="preserve">with </w:t>
      </w:r>
      <w:r w:rsidRPr="00FA167D" w:rsidR="0852EA91">
        <w:rPr>
          <w:rFonts w:ascii="Calibri" w:hAnsi="Calibri" w:eastAsia="Calibri" w:cs="Calibri"/>
          <w:color w:val="000000" w:themeColor="text1"/>
        </w:rPr>
        <w:t>h</w:t>
      </w:r>
      <w:r w:rsidRPr="00FA167D" w:rsidR="4867F89C">
        <w:rPr>
          <w:rFonts w:ascii="Calibri" w:hAnsi="Calibri" w:eastAsia="Calibri" w:cs="Calibri"/>
          <w:color w:val="000000" w:themeColor="text1"/>
        </w:rPr>
        <w:t>ttp</w:t>
      </w:r>
      <w:r w:rsidR="00C30341">
        <w:rPr>
          <w:rFonts w:ascii="Calibri" w:hAnsi="Calibri" w:eastAsia="Calibri" w:cs="Calibri"/>
          <w:color w:val="000000" w:themeColor="text1"/>
        </w:rPr>
        <w:t xml:space="preserve"> </w:t>
      </w:r>
      <w:r w:rsidR="0010284C">
        <w:rPr>
          <w:rFonts w:ascii="Calibri" w:hAnsi="Calibri" w:eastAsia="Calibri" w:cs="Calibri"/>
          <w:color w:val="000000" w:themeColor="text1"/>
        </w:rPr>
        <w:t>in cluster</w:t>
      </w:r>
      <w:r w:rsidR="00C30341">
        <w:rPr>
          <w:rFonts w:ascii="Calibri" w:hAnsi="Calibri" w:eastAsia="Calibri" w:cs="Calibri"/>
          <w:color w:val="000000" w:themeColor="text1"/>
        </w:rPr>
        <w:t xml:space="preserve"> (align with MIR)</w:t>
      </w:r>
    </w:p>
    <w:p w:rsidR="0083A98B" w:rsidP="0083A98B" w:rsidRDefault="0CA457CF" w14:paraId="4999B726" w14:textId="1C8D5339">
      <w:pPr>
        <w:pStyle w:val="ListParagraph"/>
        <w:numPr>
          <w:ilvl w:val="0"/>
          <w:numId w:val="2"/>
        </w:numPr>
        <w:rPr>
          <w:rFonts w:ascii="Calibri" w:hAnsi="Calibri" w:eastAsia="Calibri" w:cs="Calibri"/>
          <w:color w:val="000000" w:themeColor="text1"/>
        </w:rPr>
      </w:pPr>
      <w:r w:rsidRPr="598C1260">
        <w:rPr>
          <w:rFonts w:ascii="Calibri" w:hAnsi="Calibri" w:eastAsia="Calibri" w:cs="Calibri"/>
          <w:color w:val="000000" w:themeColor="text1"/>
        </w:rPr>
        <w:t xml:space="preserve">Envoy metrics </w:t>
      </w:r>
      <w:r w:rsidRPr="598C1260" w:rsidR="74C4B0C1">
        <w:rPr>
          <w:rFonts w:ascii="Calibri" w:hAnsi="Calibri" w:eastAsia="Calibri" w:cs="Calibri"/>
          <w:color w:val="000000" w:themeColor="text1"/>
        </w:rPr>
        <w:t>publish to gene</w:t>
      </w:r>
      <w:r w:rsidRPr="598C1260" w:rsidR="11C971C9">
        <w:rPr>
          <w:rFonts w:ascii="Calibri" w:hAnsi="Calibri" w:eastAsia="Calibri" w:cs="Calibri"/>
          <w:color w:val="000000" w:themeColor="text1"/>
        </w:rPr>
        <w:t xml:space="preserve">va, </w:t>
      </w:r>
      <w:r w:rsidRPr="1C0F1EE5" w:rsidR="77083806">
        <w:rPr>
          <w:rFonts w:ascii="Calibri" w:hAnsi="Calibri" w:eastAsia="Calibri" w:cs="Calibri"/>
          <w:color w:val="000000" w:themeColor="text1"/>
        </w:rPr>
        <w:t>currently</w:t>
      </w:r>
      <w:r w:rsidRPr="598C1260" w:rsidR="11C971C9">
        <w:rPr>
          <w:rFonts w:ascii="Calibri" w:hAnsi="Calibri" w:eastAsia="Calibri" w:cs="Calibri"/>
          <w:color w:val="000000" w:themeColor="text1"/>
        </w:rPr>
        <w:t xml:space="preserve"> we </w:t>
      </w:r>
      <w:r w:rsidRPr="4E991A83" w:rsidR="01B3B46C">
        <w:rPr>
          <w:rFonts w:ascii="Calibri" w:hAnsi="Calibri" w:eastAsia="Calibri" w:cs="Calibri"/>
          <w:color w:val="000000" w:themeColor="text1"/>
        </w:rPr>
        <w:t>only have QP</w:t>
      </w:r>
      <w:r w:rsidRPr="4E991A83" w:rsidR="11C971C9">
        <w:rPr>
          <w:rFonts w:ascii="Calibri" w:hAnsi="Calibri" w:eastAsia="Calibri" w:cs="Calibri"/>
          <w:color w:val="000000" w:themeColor="text1"/>
        </w:rPr>
        <w:t xml:space="preserve">M and </w:t>
      </w:r>
      <w:r w:rsidRPr="409DA3D2" w:rsidR="1890BF24">
        <w:rPr>
          <w:rFonts w:ascii="Calibri" w:hAnsi="Calibri" w:eastAsia="Calibri" w:cs="Calibri"/>
          <w:color w:val="000000" w:themeColor="text1"/>
        </w:rPr>
        <w:t>latenc</w:t>
      </w:r>
      <w:r w:rsidRPr="409DA3D2" w:rsidR="0FB49F32">
        <w:rPr>
          <w:rFonts w:ascii="Calibri" w:hAnsi="Calibri" w:eastAsia="Calibri" w:cs="Calibri"/>
          <w:color w:val="000000" w:themeColor="text1"/>
        </w:rPr>
        <w:t>ies, nee</w:t>
      </w:r>
      <w:r w:rsidRPr="409DA3D2" w:rsidR="11C971C9">
        <w:rPr>
          <w:rFonts w:ascii="Calibri" w:hAnsi="Calibri" w:eastAsia="Calibri" w:cs="Calibri"/>
          <w:color w:val="000000" w:themeColor="text1"/>
        </w:rPr>
        <w:t xml:space="preserve">d to </w:t>
      </w:r>
      <w:r w:rsidRPr="1869DA74" w:rsidR="5CBAC064">
        <w:rPr>
          <w:rFonts w:ascii="Calibri" w:hAnsi="Calibri" w:eastAsia="Calibri" w:cs="Calibri"/>
          <w:color w:val="000000" w:themeColor="text1"/>
        </w:rPr>
        <w:t xml:space="preserve">figure out the </w:t>
      </w:r>
      <w:r w:rsidRPr="21ED1826" w:rsidR="4ADDAF22">
        <w:rPr>
          <w:rFonts w:ascii="Calibri" w:hAnsi="Calibri" w:eastAsia="Calibri" w:cs="Calibri"/>
          <w:color w:val="000000" w:themeColor="text1"/>
        </w:rPr>
        <w:t xml:space="preserve">gap and </w:t>
      </w:r>
      <w:r w:rsidRPr="21ED1826" w:rsidR="5CBAC064">
        <w:rPr>
          <w:rFonts w:ascii="Calibri" w:hAnsi="Calibri" w:eastAsia="Calibri" w:cs="Calibri"/>
          <w:color w:val="000000" w:themeColor="text1"/>
        </w:rPr>
        <w:t xml:space="preserve">add the missing </w:t>
      </w:r>
      <w:r w:rsidRPr="6A0BD750" w:rsidR="5CBAC064">
        <w:rPr>
          <w:rFonts w:ascii="Calibri" w:hAnsi="Calibri" w:eastAsia="Calibri" w:cs="Calibri"/>
          <w:color w:val="000000" w:themeColor="text1"/>
        </w:rPr>
        <w:t>metrics</w:t>
      </w:r>
    </w:p>
    <w:p w:rsidRPr="00522BCB" w:rsidR="5CE95170" w:rsidP="00522BCB" w:rsidRDefault="621903E8" w14:paraId="1C1E3C1A" w14:textId="05E3DDFA">
      <w:pPr>
        <w:pStyle w:val="ListParagraph"/>
        <w:numPr>
          <w:ilvl w:val="0"/>
          <w:numId w:val="2"/>
        </w:numPr>
        <w:rPr>
          <w:rFonts w:ascii="Calibri" w:hAnsi="Calibri" w:eastAsia="Calibri" w:cs="Calibri"/>
          <w:color w:val="000000" w:themeColor="text1"/>
        </w:rPr>
      </w:pPr>
      <w:r w:rsidRPr="5CE95170">
        <w:rPr>
          <w:rFonts w:ascii="Calibri" w:hAnsi="Calibri" w:eastAsia="Calibri" w:cs="Calibri"/>
          <w:color w:val="000000" w:themeColor="text1"/>
        </w:rPr>
        <w:t>Scoringfe forward request to CMP port (not model port)</w:t>
      </w:r>
      <w:r w:rsidRPr="5FB068B1" w:rsidR="1D1621A1">
        <w:rPr>
          <w:rFonts w:ascii="Calibri" w:hAnsi="Calibri" w:eastAsia="Calibri" w:cs="Calibri"/>
          <w:color w:val="000000" w:themeColor="text1"/>
        </w:rPr>
        <w:t xml:space="preserve"> if CMP </w:t>
      </w:r>
      <w:r w:rsidRPr="5FB068B1" w:rsidR="27DCE486">
        <w:rPr>
          <w:rFonts w:ascii="Calibri" w:hAnsi="Calibri" w:eastAsia="Calibri" w:cs="Calibri"/>
          <w:color w:val="000000" w:themeColor="text1"/>
        </w:rPr>
        <w:t xml:space="preserve">is </w:t>
      </w:r>
      <w:r w:rsidRPr="7D979E8C" w:rsidR="27DCE486">
        <w:rPr>
          <w:rFonts w:ascii="Calibri" w:hAnsi="Calibri" w:eastAsia="Calibri" w:cs="Calibri"/>
          <w:color w:val="000000" w:themeColor="text1"/>
        </w:rPr>
        <w:t>enabled</w:t>
      </w:r>
    </w:p>
    <w:p w:rsidR="001313A4" w:rsidP="001313A4" w:rsidRDefault="00522BCB" w14:paraId="0C412547" w14:textId="0E1165AD">
      <w:pPr>
        <w:pStyle w:val="Heading2"/>
        <w:rPr>
          <w:rStyle w:val="Heading3Char"/>
        </w:rPr>
      </w:pPr>
      <w:r w:rsidRPr="00522BCB">
        <w:rPr>
          <w:rStyle w:val="Heading3Char"/>
        </w:rPr>
        <w:t>Mesh</w:t>
      </w:r>
      <w:r w:rsidRPr="00522BCB" w:rsidR="001313A4">
        <w:rPr>
          <w:rStyle w:val="Heading3Char"/>
        </w:rPr>
        <w:t xml:space="preserve"> </w:t>
      </w:r>
      <w:r w:rsidRPr="00522BCB" w:rsidR="004B3398">
        <w:rPr>
          <w:rStyle w:val="Heading3Char"/>
        </w:rPr>
        <w:t>certificate</w:t>
      </w:r>
      <w:r w:rsidRPr="00522BCB" w:rsidR="001313A4">
        <w:rPr>
          <w:rStyle w:val="Heading3Char"/>
        </w:rPr>
        <w:t xml:space="preserve"> </w:t>
      </w:r>
      <w:r w:rsidRPr="00522BCB" w:rsidR="004B3398">
        <w:rPr>
          <w:rStyle w:val="Heading3Char"/>
        </w:rPr>
        <w:t>m</w:t>
      </w:r>
      <w:r w:rsidRPr="00522BCB" w:rsidR="001313A4">
        <w:rPr>
          <w:rStyle w:val="Heading3Char"/>
        </w:rPr>
        <w:t>anagement</w:t>
      </w:r>
    </w:p>
    <w:p w:rsidR="00097D25" w:rsidP="00097D25" w:rsidRDefault="005F16DB" w14:paraId="3AA42C12" w14:textId="1D8B2B8C">
      <w:pPr/>
      <w:r>
        <w:object w:dxaOrig="9601" w:dyaOrig="10320" w14:anchorId="3EE83BDB">
          <v:shape id="_x0000_i1026" style="width:289.5pt;height:311.25pt" o:ole="" type="#_x0000_t75">
            <v:imagedata o:title="" r:id="rId26"/>
          </v:shape>
          <o:OLEObject Type="Embed" ProgID="Visio.Drawing.15" ShapeID="_x0000_i1026" DrawAspect="Content" ObjectID="_1770642661" r:id="rId27"/>
        </w:object>
      </w:r>
    </w:p>
    <w:p w:rsidRPr="00967721" w:rsidR="00791395" w:rsidP="00097D25" w:rsidRDefault="00791395" w14:paraId="68BE191D" w14:textId="356D7F9E">
      <w:pPr>
        <w:rPr>
          <w:rFonts w:cstheme="minorHAnsi"/>
          <w:strike/>
        </w:rPr>
      </w:pPr>
      <w:r w:rsidRPr="00967721">
        <w:rPr>
          <w:rFonts w:cstheme="minorHAnsi"/>
          <w:strike/>
        </w:rPr>
        <w:t xml:space="preserve">Scenarios when </w:t>
      </w:r>
      <w:r w:rsidRPr="00967721" w:rsidR="001413E6">
        <w:rPr>
          <w:rFonts w:cstheme="minorHAnsi"/>
          <w:strike/>
        </w:rPr>
        <w:t>installing a</w:t>
      </w:r>
      <w:r w:rsidRPr="00967721" w:rsidR="0032079A">
        <w:rPr>
          <w:rFonts w:cstheme="minorHAnsi"/>
          <w:strike/>
        </w:rPr>
        <w:t>n extension:</w:t>
      </w:r>
    </w:p>
    <w:p w:rsidRPr="00967721" w:rsidR="001313A4" w:rsidP="004440F8" w:rsidRDefault="7D2FCD70" w14:paraId="3A3FD05D" w14:textId="245A3505">
      <w:pPr>
        <w:pStyle w:val="ListParagraph"/>
        <w:numPr>
          <w:ilvl w:val="0"/>
          <w:numId w:val="20"/>
        </w:numPr>
        <w:rPr>
          <w:rFonts w:cstheme="minorHAnsi"/>
          <w:strike/>
        </w:rPr>
      </w:pPr>
      <w:r w:rsidRPr="00967721">
        <w:rPr>
          <w:rFonts w:cstheme="minorHAnsi"/>
          <w:strike/>
        </w:rPr>
        <w:t>(manual)</w:t>
      </w:r>
      <w:commentRangeStart w:id="32"/>
      <w:commentRangeStart w:id="33"/>
      <w:commentRangeStart w:id="34"/>
      <w:commentRangeStart w:id="35"/>
      <w:r w:rsidRPr="00967721" w:rsidR="001313A4">
        <w:rPr>
          <w:rFonts w:cstheme="minorHAnsi"/>
          <w:strike/>
        </w:rPr>
        <w:t>Generate cert</w:t>
      </w:r>
      <w:r w:rsidRPr="00967721" w:rsidR="00F12573">
        <w:rPr>
          <w:rFonts w:cstheme="minorHAnsi"/>
          <w:strike/>
        </w:rPr>
        <w:t>ificate</w:t>
      </w:r>
      <w:r w:rsidRPr="00967721" w:rsidR="001313A4">
        <w:rPr>
          <w:rFonts w:cstheme="minorHAnsi"/>
          <w:strike/>
        </w:rPr>
        <w:t xml:space="preserve"> with </w:t>
      </w:r>
      <w:r w:rsidRPr="00967721" w:rsidR="009375B0">
        <w:rPr>
          <w:rFonts w:eastAsia="Calibri" w:cstheme="minorHAnsi"/>
          <w:strike/>
          <w:color w:val="000000" w:themeColor="text1"/>
        </w:rPr>
        <w:t>ARC cluster cert SAN</w:t>
      </w:r>
      <w:r w:rsidRPr="00967721" w:rsidR="009375B0">
        <w:rPr>
          <w:rFonts w:cstheme="minorHAnsi"/>
          <w:strike/>
        </w:rPr>
        <w:t xml:space="preserve"> </w:t>
      </w:r>
      <w:r w:rsidRPr="00967721" w:rsidR="001313A4">
        <w:rPr>
          <w:rFonts w:cstheme="minorHAnsi"/>
          <w:strike/>
        </w:rPr>
        <w:t xml:space="preserve">manually </w:t>
      </w:r>
      <w:commentRangeEnd w:id="32"/>
      <w:r w:rsidRPr="00967721" w:rsidR="00472025">
        <w:rPr>
          <w:rStyle w:val="CommentReference"/>
          <w:rFonts w:cstheme="minorHAnsi"/>
          <w:strike/>
          <w:sz w:val="22"/>
          <w:szCs w:val="22"/>
        </w:rPr>
        <w:commentReference w:id="32"/>
      </w:r>
      <w:commentRangeEnd w:id="33"/>
      <w:r w:rsidRPr="00967721" w:rsidR="00281D1B">
        <w:rPr>
          <w:rStyle w:val="CommentReference"/>
          <w:rFonts w:cstheme="minorHAnsi"/>
          <w:strike/>
          <w:sz w:val="22"/>
          <w:szCs w:val="22"/>
        </w:rPr>
        <w:commentReference w:id="33"/>
      </w:r>
      <w:commentRangeEnd w:id="34"/>
      <w:r w:rsidRPr="00967721" w:rsidR="00281D1B">
        <w:rPr>
          <w:rStyle w:val="CommentReference"/>
          <w:rFonts w:cstheme="minorHAnsi"/>
          <w:strike/>
          <w:sz w:val="22"/>
          <w:szCs w:val="22"/>
        </w:rPr>
        <w:commentReference w:id="34"/>
      </w:r>
      <w:commentRangeEnd w:id="35"/>
      <w:r w:rsidRPr="00967721" w:rsidR="00F2462E">
        <w:rPr>
          <w:rStyle w:val="CommentReference"/>
          <w:rFonts w:cstheme="minorHAnsi"/>
          <w:strike/>
          <w:sz w:val="22"/>
          <w:szCs w:val="22"/>
        </w:rPr>
        <w:commentReference w:id="35"/>
      </w:r>
      <w:r w:rsidRPr="00967721" w:rsidR="00F12573">
        <w:rPr>
          <w:rFonts w:cstheme="minorHAnsi"/>
          <w:strike/>
        </w:rPr>
        <w:t>by using</w:t>
      </w:r>
      <w:r w:rsidRPr="00967721" w:rsidR="001313A4">
        <w:rPr>
          <w:rFonts w:cstheme="minorHAnsi"/>
          <w:strike/>
        </w:rPr>
        <w:t xml:space="preserve"> Keyvault in </w:t>
      </w:r>
      <w:r w:rsidRPr="00967721" w:rsidR="00ED63D3">
        <w:rPr>
          <w:rFonts w:cstheme="minorHAnsi"/>
          <w:strike/>
        </w:rPr>
        <w:t xml:space="preserve">Vienna </w:t>
      </w:r>
      <w:r w:rsidRPr="00967721" w:rsidR="001313A4">
        <w:rPr>
          <w:rFonts w:cstheme="minorHAnsi"/>
          <w:strike/>
        </w:rPr>
        <w:t xml:space="preserve">infra </w:t>
      </w:r>
      <w:r w:rsidRPr="00967721" w:rsidR="00DA0D34">
        <w:rPr>
          <w:rFonts w:cstheme="minorHAnsi"/>
          <w:strike/>
        </w:rPr>
        <w:t>regional</w:t>
      </w:r>
      <w:r w:rsidRPr="00967721" w:rsidR="001313A4">
        <w:rPr>
          <w:rFonts w:cstheme="minorHAnsi"/>
          <w:strike/>
        </w:rPr>
        <w:t xml:space="preserve"> </w:t>
      </w:r>
      <w:r w:rsidRPr="00967721" w:rsidR="007F58C7">
        <w:rPr>
          <w:rFonts w:cstheme="minorHAnsi"/>
          <w:strike/>
        </w:rPr>
        <w:t>subscription</w:t>
      </w:r>
      <w:r w:rsidRPr="00967721" w:rsidR="00F12573">
        <w:rPr>
          <w:rFonts w:cstheme="minorHAnsi"/>
          <w:strike/>
        </w:rPr>
        <w:t xml:space="preserve"> with</w:t>
      </w:r>
      <w:r w:rsidRPr="00967721" w:rsidR="00CE7229">
        <w:rPr>
          <w:rFonts w:cstheme="minorHAnsi"/>
          <w:strike/>
        </w:rPr>
        <w:t xml:space="preserve"> </w:t>
      </w:r>
      <w:r w:rsidRPr="00967721" w:rsidR="006001C4">
        <w:rPr>
          <w:rFonts w:cstheme="minorHAnsi"/>
          <w:strike/>
        </w:rPr>
        <w:t>Name using cluster name</w:t>
      </w:r>
      <w:r w:rsidRPr="00967721" w:rsidR="007F58C7">
        <w:rPr>
          <w:rFonts w:cstheme="minorHAnsi"/>
          <w:strike/>
        </w:rPr>
        <w:t>.</w:t>
      </w:r>
      <w:r w:rsidRPr="00967721" w:rsidR="00967541">
        <w:rPr>
          <w:rFonts w:cstheme="minorHAnsi"/>
          <w:strike/>
        </w:rPr>
        <w:t xml:space="preserve"> </w:t>
      </w:r>
      <w:r w:rsidRPr="00967721" w:rsidR="0063665D">
        <w:rPr>
          <w:rFonts w:cstheme="minorHAnsi"/>
          <w:strike/>
        </w:rPr>
        <w:t xml:space="preserve"> </w:t>
      </w:r>
      <w:r w:rsidRPr="00967721" w:rsidR="005D716D">
        <w:rPr>
          <w:rFonts w:cstheme="minorHAnsi"/>
          <w:strike/>
        </w:rPr>
        <w:t>(JIT by AME account)</w:t>
      </w:r>
    </w:p>
    <w:p w:rsidRPr="00967721" w:rsidR="009D6C62" w:rsidP="004440F8" w:rsidRDefault="009D6C62" w14:paraId="1230DAF1" w14:textId="1F4618CC">
      <w:pPr>
        <w:pStyle w:val="ListParagraph"/>
        <w:numPr>
          <w:ilvl w:val="0"/>
          <w:numId w:val="20"/>
        </w:numPr>
        <w:rPr>
          <w:strike/>
        </w:rPr>
      </w:pPr>
      <w:commentRangeStart w:id="36"/>
      <w:commentRangeStart w:id="37"/>
      <w:commentRangeStart w:id="38"/>
      <w:commentRangeStart w:id="39"/>
      <w:commentRangeStart w:id="40"/>
      <w:commentRangeStart w:id="41"/>
      <w:commentRangeStart w:id="42"/>
      <w:commentRangeStart w:id="43"/>
      <w:commentRangeStart w:id="44"/>
      <w:r w:rsidRPr="00967721">
        <w:rPr>
          <w:strike/>
        </w:rPr>
        <w:t>(manual) Get the</w:t>
      </w:r>
      <w:r w:rsidRPr="00967721" w:rsidR="0071454F">
        <w:rPr>
          <w:strike/>
        </w:rPr>
        <w:t xml:space="preserve"> AML</w:t>
      </w:r>
      <w:r w:rsidRPr="00967721">
        <w:rPr>
          <w:strike/>
        </w:rPr>
        <w:t xml:space="preserve"> extension </w:t>
      </w:r>
      <w:r w:rsidRPr="00967721" w:rsidR="00C84C7E">
        <w:rPr>
          <w:strike/>
          <w:lang w:eastAsia="zh-CN"/>
        </w:rPr>
        <w:t xml:space="preserve">subscription ID </w:t>
      </w:r>
      <w:r w:rsidRPr="00967721" w:rsidR="009B7019">
        <w:rPr>
          <w:strike/>
        </w:rPr>
        <w:t xml:space="preserve">and add </w:t>
      </w:r>
      <w:r w:rsidRPr="00967721" w:rsidR="00C84C7E">
        <w:rPr>
          <w:strike/>
        </w:rPr>
        <w:t xml:space="preserve">the </w:t>
      </w:r>
      <w:r w:rsidRPr="00967721" w:rsidR="00C84C7E">
        <w:rPr>
          <w:strike/>
          <w:lang w:eastAsia="zh-CN"/>
        </w:rPr>
        <w:t>subscription ID</w:t>
      </w:r>
      <w:r w:rsidRPr="00967721" w:rsidR="009B7019">
        <w:rPr>
          <w:strike/>
        </w:rPr>
        <w:t xml:space="preserve"> to identity bridge config </w:t>
      </w:r>
      <w:r w:rsidRPr="00967721" w:rsidR="00967541">
        <w:rPr>
          <w:strike/>
        </w:rPr>
        <w:t>whitelist.</w:t>
      </w:r>
      <w:r w:rsidRPr="00967721" w:rsidR="00611A80">
        <w:rPr>
          <w:strike/>
        </w:rPr>
        <w:t xml:space="preserve"> </w:t>
      </w:r>
      <w:r w:rsidRPr="00967721" w:rsidR="005D716D">
        <w:rPr>
          <w:strike/>
        </w:rPr>
        <w:t>(JIT by AME account)</w:t>
      </w:r>
      <w:commentRangeEnd w:id="36"/>
      <w:r w:rsidRPr="00967721" w:rsidR="00891F60">
        <w:rPr>
          <w:rStyle w:val="CommentReference"/>
          <w:strike/>
        </w:rPr>
        <w:commentReference w:id="36"/>
      </w:r>
      <w:commentRangeEnd w:id="37"/>
      <w:r w:rsidRPr="00967721" w:rsidR="00027639">
        <w:rPr>
          <w:rStyle w:val="CommentReference"/>
          <w:strike/>
        </w:rPr>
        <w:commentReference w:id="37"/>
      </w:r>
      <w:commentRangeEnd w:id="38"/>
      <w:r w:rsidRPr="00967721" w:rsidR="00AE4E25">
        <w:rPr>
          <w:rStyle w:val="CommentReference"/>
          <w:strike/>
        </w:rPr>
        <w:commentReference w:id="38"/>
      </w:r>
      <w:commentRangeEnd w:id="39"/>
      <w:r w:rsidRPr="00967721" w:rsidR="002E47A6">
        <w:rPr>
          <w:rStyle w:val="CommentReference"/>
          <w:strike/>
        </w:rPr>
        <w:commentReference w:id="39"/>
      </w:r>
      <w:commentRangeEnd w:id="40"/>
      <w:r w:rsidRPr="00967721" w:rsidR="00462B5A">
        <w:rPr>
          <w:rStyle w:val="CommentReference"/>
          <w:strike/>
        </w:rPr>
        <w:commentReference w:id="40"/>
      </w:r>
      <w:commentRangeEnd w:id="41"/>
      <w:r w:rsidRPr="00967721">
        <w:rPr>
          <w:rStyle w:val="CommentReference"/>
          <w:strike/>
        </w:rPr>
        <w:commentReference w:id="41"/>
      </w:r>
      <w:commentRangeEnd w:id="42"/>
      <w:r w:rsidRPr="00967721" w:rsidR="009456C5">
        <w:rPr>
          <w:rStyle w:val="CommentReference"/>
          <w:strike/>
        </w:rPr>
        <w:commentReference w:id="42"/>
      </w:r>
      <w:commentRangeEnd w:id="43"/>
      <w:r w:rsidRPr="00967721" w:rsidR="006A25B2">
        <w:rPr>
          <w:rStyle w:val="CommentReference"/>
          <w:strike/>
        </w:rPr>
        <w:commentReference w:id="43"/>
      </w:r>
      <w:commentRangeEnd w:id="44"/>
      <w:r w:rsidRPr="00967721">
        <w:rPr>
          <w:rStyle w:val="CommentReference"/>
          <w:strike/>
        </w:rPr>
        <w:commentReference w:id="44"/>
      </w:r>
    </w:p>
    <w:p w:rsidRPr="00967721" w:rsidR="001313A4" w:rsidP="004440F8" w:rsidRDefault="00281D1B" w14:paraId="3D2942C6" w14:textId="3F131459">
      <w:pPr>
        <w:pStyle w:val="ListParagraph"/>
        <w:numPr>
          <w:ilvl w:val="0"/>
          <w:numId w:val="20"/>
        </w:numPr>
        <w:rPr>
          <w:rFonts w:cstheme="minorHAnsi"/>
          <w:strike/>
        </w:rPr>
      </w:pPr>
      <w:commentRangeStart w:id="46"/>
      <w:commentRangeStart w:id="47"/>
      <w:r w:rsidRPr="00967721">
        <w:rPr>
          <w:rFonts w:cstheme="minorHAnsi"/>
          <w:strike/>
        </w:rPr>
        <w:t>(manual)</w:t>
      </w:r>
      <w:r w:rsidRPr="00967721" w:rsidR="001313A4">
        <w:rPr>
          <w:rFonts w:cstheme="minorHAnsi"/>
          <w:strike/>
        </w:rPr>
        <w:t xml:space="preserve">Install the amlarc extension by </w:t>
      </w:r>
      <w:r w:rsidRPr="00967721" w:rsidR="001313A4">
        <w:rPr>
          <w:rFonts w:cstheme="minorHAnsi"/>
          <w:strike/>
          <w:color w:val="161616"/>
          <w:shd w:val="clear" w:color="auto" w:fill="E6E6E6"/>
        </w:rPr>
        <w:t>sslSecret</w:t>
      </w:r>
      <w:r w:rsidRPr="00967721" w:rsidR="001313A4">
        <w:rPr>
          <w:rFonts w:cstheme="minorHAnsi"/>
          <w:strike/>
        </w:rPr>
        <w:t xml:space="preserve"> </w:t>
      </w:r>
      <w:r w:rsidRPr="00967721" w:rsidR="00735652">
        <w:rPr>
          <w:rFonts w:cstheme="minorHAnsi"/>
          <w:strike/>
        </w:rPr>
        <w:t xml:space="preserve">parameter </w:t>
      </w:r>
      <w:r w:rsidRPr="00967721" w:rsidR="001313A4">
        <w:rPr>
          <w:rFonts w:cstheme="minorHAnsi"/>
          <w:strike/>
        </w:rPr>
        <w:t xml:space="preserve">with </w:t>
      </w:r>
      <w:r w:rsidRPr="00967721" w:rsidR="008D4CC7">
        <w:rPr>
          <w:rFonts w:cstheme="minorHAnsi"/>
          <w:strike/>
        </w:rPr>
        <w:t>using a test</w:t>
      </w:r>
      <w:r w:rsidRPr="00967721" w:rsidR="001313A4">
        <w:rPr>
          <w:rFonts w:cstheme="minorHAnsi"/>
          <w:strike/>
        </w:rPr>
        <w:t xml:space="preserve"> certificate</w:t>
      </w:r>
      <w:r w:rsidRPr="00967721" w:rsidR="003C779B">
        <w:rPr>
          <w:rFonts w:cstheme="minorHAnsi"/>
          <w:strike/>
        </w:rPr>
        <w:t>, keyvault name and certificate name.</w:t>
      </w:r>
    </w:p>
    <w:p w:rsidRPr="00967721" w:rsidR="00DE53ED" w:rsidP="004440F8" w:rsidRDefault="00DE53ED" w14:paraId="50AAB7D8" w14:textId="20BB3B75">
      <w:pPr>
        <w:pStyle w:val="ListParagraph"/>
        <w:numPr>
          <w:ilvl w:val="1"/>
          <w:numId w:val="20"/>
        </w:numPr>
        <w:rPr>
          <w:rFonts w:cstheme="minorHAnsi"/>
          <w:strike/>
        </w:rPr>
      </w:pPr>
      <w:r w:rsidRPr="00967721">
        <w:rPr>
          <w:rFonts w:cstheme="minorHAnsi"/>
          <w:strike/>
          <w:color w:val="161616"/>
          <w:shd w:val="clear" w:color="auto" w:fill="E6E6E6"/>
        </w:rPr>
        <w:t>sslSecret</w:t>
      </w:r>
      <w:r w:rsidRPr="00967721">
        <w:rPr>
          <w:rFonts w:cstheme="minorHAnsi"/>
          <w:strike/>
        </w:rPr>
        <w:t xml:space="preserve"> </w:t>
      </w:r>
      <w:r w:rsidRPr="00967721" w:rsidR="00E405FC">
        <w:rPr>
          <w:rFonts w:cstheme="minorHAnsi"/>
          <w:strike/>
        </w:rPr>
        <w:t xml:space="preserve">: </w:t>
      </w:r>
      <w:r w:rsidRPr="00967721">
        <w:rPr>
          <w:rFonts w:cstheme="minorHAnsi"/>
          <w:strike/>
          <w:color w:val="161616"/>
          <w:shd w:val="clear" w:color="auto" w:fill="FFFFFF"/>
        </w:rPr>
        <w:t>The name of the Kubernetes secret in the </w:t>
      </w:r>
      <w:r w:rsidRPr="00967721">
        <w:rPr>
          <w:rStyle w:val="HTMLCode"/>
          <w:rFonts w:asciiTheme="minorHAnsi" w:hAnsiTheme="minorHAnsi" w:eastAsiaTheme="majorEastAsia" w:cstheme="minorHAnsi"/>
          <w:strike/>
          <w:color w:val="161616"/>
          <w:sz w:val="22"/>
          <w:szCs w:val="22"/>
        </w:rPr>
        <w:t>azureml</w:t>
      </w:r>
      <w:r w:rsidRPr="00967721">
        <w:rPr>
          <w:rFonts w:cstheme="minorHAnsi"/>
          <w:strike/>
          <w:color w:val="161616"/>
          <w:shd w:val="clear" w:color="auto" w:fill="FFFFFF"/>
        </w:rPr>
        <w:t> namespace. This config is used to store </w:t>
      </w:r>
      <w:r w:rsidRPr="00967721">
        <w:rPr>
          <w:rStyle w:val="HTMLCode"/>
          <w:rFonts w:asciiTheme="minorHAnsi" w:hAnsiTheme="minorHAnsi" w:eastAsiaTheme="majorEastAsia" w:cstheme="minorHAnsi"/>
          <w:strike/>
          <w:color w:val="161616"/>
          <w:sz w:val="22"/>
          <w:szCs w:val="22"/>
        </w:rPr>
        <w:t>cert.pem</w:t>
      </w:r>
      <w:r w:rsidRPr="00967721">
        <w:rPr>
          <w:rFonts w:cstheme="minorHAnsi"/>
          <w:strike/>
          <w:color w:val="161616"/>
          <w:shd w:val="clear" w:color="auto" w:fill="FFFFFF"/>
        </w:rPr>
        <w:t> (PEM-encoded TLS/SSL cert) and </w:t>
      </w:r>
      <w:r w:rsidRPr="00967721">
        <w:rPr>
          <w:rStyle w:val="HTMLCode"/>
          <w:rFonts w:asciiTheme="minorHAnsi" w:hAnsiTheme="minorHAnsi" w:eastAsiaTheme="majorEastAsia" w:cstheme="minorHAnsi"/>
          <w:strike/>
          <w:color w:val="161616"/>
          <w:sz w:val="22"/>
          <w:szCs w:val="22"/>
        </w:rPr>
        <w:t>key.pem</w:t>
      </w:r>
      <w:r w:rsidRPr="00967721">
        <w:rPr>
          <w:rFonts w:cstheme="minorHAnsi"/>
          <w:strike/>
          <w:color w:val="161616"/>
          <w:shd w:val="clear" w:color="auto" w:fill="FFFFFF"/>
        </w:rPr>
        <w:t> (PEM-encoded TLS/SSL key), which are required for inference HTTPS endpoint support when </w:t>
      </w:r>
      <w:r w:rsidRPr="00967721">
        <w:rPr>
          <w:rStyle w:val="HTMLCode"/>
          <w:rFonts w:asciiTheme="minorHAnsi" w:hAnsiTheme="minorHAnsi" w:eastAsiaTheme="majorEastAsia" w:cstheme="minorHAnsi"/>
          <w:strike/>
          <w:color w:val="161616"/>
          <w:sz w:val="22"/>
          <w:szCs w:val="22"/>
        </w:rPr>
        <w:t>allowInsecureConnections</w:t>
      </w:r>
      <w:r w:rsidRPr="00967721">
        <w:rPr>
          <w:rFonts w:cstheme="minorHAnsi"/>
          <w:strike/>
          <w:color w:val="161616"/>
          <w:shd w:val="clear" w:color="auto" w:fill="FFFFFF"/>
        </w:rPr>
        <w:t> is set to </w:t>
      </w:r>
      <w:r w:rsidRPr="00967721">
        <w:rPr>
          <w:rStyle w:val="HTMLCode"/>
          <w:rFonts w:asciiTheme="minorHAnsi" w:hAnsiTheme="minorHAnsi" w:eastAsiaTheme="majorEastAsia" w:cstheme="minorHAnsi"/>
          <w:strike/>
          <w:color w:val="161616"/>
          <w:sz w:val="22"/>
          <w:szCs w:val="22"/>
        </w:rPr>
        <w:t>False</w:t>
      </w:r>
      <w:r w:rsidRPr="00967721">
        <w:rPr>
          <w:rFonts w:cstheme="minorHAnsi"/>
          <w:strike/>
          <w:color w:val="161616"/>
          <w:shd w:val="clear" w:color="auto" w:fill="FFFFFF"/>
        </w:rPr>
        <w:t xml:space="preserve">. </w:t>
      </w:r>
      <w:r w:rsidRPr="00967721" w:rsidR="00F00A72">
        <w:rPr>
          <w:rFonts w:cstheme="minorHAnsi"/>
          <w:strike/>
          <w:color w:val="161616"/>
          <w:shd w:val="clear" w:color="auto" w:fill="FFFFFF"/>
        </w:rPr>
        <w:t xml:space="preserve">Details could </w:t>
      </w:r>
      <w:r w:rsidRPr="00967721" w:rsidR="00105192">
        <w:rPr>
          <w:rFonts w:cstheme="minorHAnsi"/>
          <w:strike/>
          <w:color w:val="161616"/>
          <w:shd w:val="clear" w:color="auto" w:fill="FFFFFF"/>
        </w:rPr>
        <w:t xml:space="preserve">be </w:t>
      </w:r>
      <w:r w:rsidRPr="00967721" w:rsidR="00F00A72">
        <w:rPr>
          <w:rFonts w:cstheme="minorHAnsi"/>
          <w:strike/>
          <w:color w:val="161616"/>
          <w:shd w:val="clear" w:color="auto" w:fill="FFFFFF"/>
        </w:rPr>
        <w:t xml:space="preserve">found </w:t>
      </w:r>
      <w:hyperlink w:history="1" r:id="rId28">
        <w:r w:rsidRPr="00967721" w:rsidR="00F00A72">
          <w:rPr>
            <w:rStyle w:val="Hyperlink"/>
            <w:rFonts w:cstheme="minorHAnsi"/>
            <w:strike/>
            <w:shd w:val="clear" w:color="auto" w:fill="FFFFFF"/>
          </w:rPr>
          <w:t>here</w:t>
        </w:r>
      </w:hyperlink>
      <w:r w:rsidRPr="00967721" w:rsidR="00F00A72">
        <w:rPr>
          <w:rFonts w:cstheme="minorHAnsi"/>
          <w:strike/>
          <w:color w:val="161616"/>
          <w:shd w:val="clear" w:color="auto" w:fill="FFFFFF"/>
        </w:rPr>
        <w:t xml:space="preserve">. </w:t>
      </w:r>
      <w:commentRangeEnd w:id="46"/>
      <w:r w:rsidRPr="00967721" w:rsidR="00A0494C">
        <w:rPr>
          <w:rStyle w:val="CommentReference"/>
          <w:rFonts w:cstheme="minorHAnsi"/>
          <w:strike/>
          <w:sz w:val="22"/>
          <w:szCs w:val="22"/>
        </w:rPr>
        <w:commentReference w:id="46"/>
      </w:r>
      <w:commentRangeEnd w:id="47"/>
      <w:r w:rsidRPr="00967721" w:rsidR="003A53DF">
        <w:rPr>
          <w:rStyle w:val="CommentReference"/>
          <w:rFonts w:cstheme="minorHAnsi"/>
          <w:strike/>
          <w:sz w:val="22"/>
          <w:szCs w:val="22"/>
        </w:rPr>
        <w:commentReference w:id="47"/>
      </w:r>
    </w:p>
    <w:p w:rsidRPr="00967721" w:rsidR="00D60914" w:rsidP="004440F8" w:rsidRDefault="00281D1B" w14:paraId="2605875E" w14:textId="7A04CA33">
      <w:pPr>
        <w:pStyle w:val="ListParagraph"/>
        <w:numPr>
          <w:ilvl w:val="0"/>
          <w:numId w:val="20"/>
        </w:numPr>
        <w:rPr>
          <w:rFonts w:cstheme="minorHAnsi"/>
          <w:strike/>
        </w:rPr>
      </w:pPr>
      <w:commentRangeStart w:id="49"/>
      <w:commentRangeStart w:id="50"/>
      <w:r w:rsidRPr="00967721">
        <w:rPr>
          <w:rFonts w:cstheme="minorHAnsi"/>
          <w:strike/>
        </w:rPr>
        <w:t>(manual)</w:t>
      </w:r>
      <w:r w:rsidRPr="00967721" w:rsidR="00D60914">
        <w:rPr>
          <w:rFonts w:cstheme="minorHAnsi"/>
          <w:strike/>
        </w:rPr>
        <w:t xml:space="preserve">Get the amlarc </w:t>
      </w:r>
      <w:r w:rsidRPr="00967721" w:rsidR="004F5366">
        <w:rPr>
          <w:rFonts w:cstheme="minorHAnsi"/>
          <w:strike/>
        </w:rPr>
        <w:t xml:space="preserve">extension client id and </w:t>
      </w:r>
      <w:r w:rsidRPr="00967721" w:rsidR="0028653F">
        <w:rPr>
          <w:rFonts w:cstheme="minorHAnsi"/>
          <w:strike/>
        </w:rPr>
        <w:t xml:space="preserve">add it to the identity bridge </w:t>
      </w:r>
      <w:commentRangeStart w:id="51"/>
      <w:commentRangeStart w:id="52"/>
      <w:commentRangeStart w:id="53"/>
      <w:r w:rsidRPr="00967721" w:rsidR="0028653F">
        <w:rPr>
          <w:rFonts w:cstheme="minorHAnsi"/>
          <w:strike/>
        </w:rPr>
        <w:t>config whitelist</w:t>
      </w:r>
      <w:commentRangeEnd w:id="51"/>
      <w:r w:rsidRPr="00967721" w:rsidR="007A17B7">
        <w:rPr>
          <w:rStyle w:val="CommentReference"/>
          <w:rFonts w:cstheme="minorHAnsi"/>
          <w:strike/>
          <w:sz w:val="22"/>
          <w:szCs w:val="22"/>
        </w:rPr>
        <w:commentReference w:id="51"/>
      </w:r>
      <w:commentRangeEnd w:id="52"/>
      <w:r w:rsidRPr="00967721" w:rsidR="00051F7F">
        <w:rPr>
          <w:rStyle w:val="CommentReference"/>
          <w:rFonts w:cstheme="minorHAnsi"/>
          <w:strike/>
          <w:sz w:val="22"/>
          <w:szCs w:val="22"/>
        </w:rPr>
        <w:commentReference w:id="52"/>
      </w:r>
      <w:commentRangeEnd w:id="53"/>
      <w:r w:rsidRPr="00967721" w:rsidR="001D1EF0">
        <w:rPr>
          <w:rStyle w:val="CommentReference"/>
          <w:rFonts w:cstheme="minorHAnsi"/>
          <w:strike/>
          <w:sz w:val="22"/>
          <w:szCs w:val="22"/>
        </w:rPr>
        <w:commentReference w:id="53"/>
      </w:r>
      <w:commentRangeEnd w:id="49"/>
      <w:r w:rsidRPr="00967721" w:rsidR="003E191C">
        <w:rPr>
          <w:rStyle w:val="CommentReference"/>
          <w:rFonts w:cstheme="minorHAnsi"/>
          <w:strike/>
          <w:sz w:val="22"/>
          <w:szCs w:val="22"/>
        </w:rPr>
        <w:commentReference w:id="49"/>
      </w:r>
      <w:commentRangeEnd w:id="50"/>
      <w:r w:rsidRPr="00967721" w:rsidR="005C28F0">
        <w:rPr>
          <w:rStyle w:val="CommentReference"/>
          <w:rFonts w:cstheme="minorHAnsi"/>
          <w:strike/>
          <w:sz w:val="22"/>
          <w:szCs w:val="22"/>
        </w:rPr>
        <w:commentReference w:id="50"/>
      </w:r>
      <w:r w:rsidRPr="00967721" w:rsidR="00D343A1">
        <w:rPr>
          <w:rFonts w:cstheme="minorHAnsi"/>
          <w:strike/>
        </w:rPr>
        <w:t xml:space="preserve"> ma</w:t>
      </w:r>
      <w:r w:rsidRPr="00967721" w:rsidR="000956AF">
        <w:rPr>
          <w:rFonts w:cstheme="minorHAnsi"/>
          <w:strike/>
        </w:rPr>
        <w:t>naged identity</w:t>
      </w:r>
      <w:r w:rsidRPr="00967721" w:rsidR="00201420">
        <w:rPr>
          <w:rFonts w:cstheme="minorHAnsi"/>
          <w:strike/>
        </w:rPr>
        <w:t xml:space="preserve"> and assign the kevvault</w:t>
      </w:r>
      <w:r w:rsidRPr="00967721" w:rsidR="00381A2E">
        <w:rPr>
          <w:rFonts w:cstheme="minorHAnsi"/>
          <w:strike/>
        </w:rPr>
        <w:t xml:space="preserve"> the keyvault reader access</w:t>
      </w:r>
      <w:r w:rsidRPr="00967721" w:rsidR="002B1DAB">
        <w:rPr>
          <w:rFonts w:cstheme="minorHAnsi"/>
          <w:strike/>
        </w:rPr>
        <w:t xml:space="preserve">. </w:t>
      </w:r>
      <w:r w:rsidRPr="00967721" w:rsidR="000D6C14">
        <w:rPr>
          <w:rFonts w:cstheme="minorHAnsi"/>
          <w:strike/>
        </w:rPr>
        <w:t>(</w:t>
      </w:r>
      <w:r w:rsidRPr="00967721" w:rsidR="000D6C14">
        <w:rPr>
          <w:rFonts w:cstheme="minorHAnsi"/>
          <w:strike/>
          <w:highlight w:val="yellow"/>
        </w:rPr>
        <w:t xml:space="preserve">key vault and the </w:t>
      </w:r>
      <w:r w:rsidRPr="00967721" w:rsidR="000E095D">
        <w:rPr>
          <w:rFonts w:cstheme="minorHAnsi"/>
          <w:strike/>
          <w:highlight w:val="yellow"/>
        </w:rPr>
        <w:t xml:space="preserve">extension needs in the same </w:t>
      </w:r>
      <w:r w:rsidRPr="00967721" w:rsidR="006A1F5E">
        <w:rPr>
          <w:rFonts w:cstheme="minorHAnsi"/>
          <w:strike/>
          <w:highlight w:val="yellow"/>
        </w:rPr>
        <w:t>tenant</w:t>
      </w:r>
      <w:r w:rsidRPr="00967721" w:rsidR="00C619C3">
        <w:rPr>
          <w:rFonts w:cstheme="minorHAnsi"/>
          <w:strike/>
          <w:highlight w:val="yellow"/>
        </w:rPr>
        <w:t>(AME)</w:t>
      </w:r>
      <w:r w:rsidRPr="00967721" w:rsidR="006A1F5E">
        <w:rPr>
          <w:rFonts w:cstheme="minorHAnsi"/>
          <w:strike/>
          <w:highlight w:val="yellow"/>
        </w:rPr>
        <w:t>.</w:t>
      </w:r>
      <w:r w:rsidRPr="00967721" w:rsidR="000D6C14">
        <w:rPr>
          <w:rFonts w:cstheme="minorHAnsi"/>
          <w:strike/>
          <w:highlight w:val="yellow"/>
        </w:rPr>
        <w:t>)</w:t>
      </w:r>
    </w:p>
    <w:p w:rsidRPr="00967721" w:rsidR="005E3EF5" w:rsidP="004440F8" w:rsidRDefault="00281D1B" w14:paraId="6E4046C4" w14:textId="7E212CB5">
      <w:pPr>
        <w:pStyle w:val="ListParagraph"/>
        <w:numPr>
          <w:ilvl w:val="0"/>
          <w:numId w:val="20"/>
        </w:numPr>
        <w:rPr>
          <w:rFonts w:cstheme="minorHAnsi"/>
          <w:strike/>
        </w:rPr>
      </w:pPr>
      <w:r w:rsidRPr="00967721">
        <w:rPr>
          <w:rFonts w:cstheme="minorHAnsi"/>
          <w:strike/>
        </w:rPr>
        <w:t>(Automation</w:t>
      </w:r>
      <w:commentRangeStart w:id="54"/>
      <w:commentRangeStart w:id="55"/>
      <w:r w:rsidRPr="00967721">
        <w:rPr>
          <w:rFonts w:cstheme="minorHAnsi"/>
          <w:strike/>
        </w:rPr>
        <w:t>)</w:t>
      </w:r>
      <w:r w:rsidRPr="00967721" w:rsidR="005E3EF5">
        <w:rPr>
          <w:rFonts w:cstheme="minorHAnsi"/>
          <w:strike/>
        </w:rPr>
        <w:t xml:space="preserve"> </w:t>
      </w:r>
      <w:r w:rsidRPr="00967721" w:rsidR="00C518EE">
        <w:rPr>
          <w:rFonts w:cstheme="minorHAnsi"/>
          <w:strike/>
        </w:rPr>
        <w:t>CertGetter</w:t>
      </w:r>
      <w:r w:rsidRPr="00967721" w:rsidR="00E46041">
        <w:rPr>
          <w:rFonts w:cstheme="minorHAnsi"/>
          <w:strike/>
        </w:rPr>
        <w:t xml:space="preserve"> in amlar</w:t>
      </w:r>
      <w:r w:rsidRPr="00967721" w:rsidR="001A0F2F">
        <w:rPr>
          <w:rFonts w:cstheme="minorHAnsi"/>
          <w:strike/>
        </w:rPr>
        <w:t>c extension</w:t>
      </w:r>
      <w:r w:rsidRPr="00967721" w:rsidR="002A262D">
        <w:rPr>
          <w:rFonts w:cstheme="minorHAnsi"/>
          <w:strike/>
        </w:rPr>
        <w:t xml:space="preserve"> in the cluster to </w:t>
      </w:r>
      <w:r w:rsidRPr="00967721" w:rsidR="00752D87">
        <w:rPr>
          <w:rFonts w:cstheme="minorHAnsi"/>
          <w:strike/>
        </w:rPr>
        <w:t xml:space="preserve">download the </w:t>
      </w:r>
      <w:r w:rsidRPr="00967721" w:rsidR="00E87E5D">
        <w:rPr>
          <w:rFonts w:cstheme="minorHAnsi"/>
          <w:strike/>
        </w:rPr>
        <w:t>certificate</w:t>
      </w:r>
      <w:r w:rsidRPr="00967721" w:rsidR="00752D87">
        <w:rPr>
          <w:rFonts w:cstheme="minorHAnsi"/>
          <w:strike/>
        </w:rPr>
        <w:t xml:space="preserve"> from the </w:t>
      </w:r>
      <w:r w:rsidRPr="00967721" w:rsidR="0005142B">
        <w:rPr>
          <w:rFonts w:cstheme="minorHAnsi"/>
          <w:strike/>
        </w:rPr>
        <w:t>K</w:t>
      </w:r>
      <w:r w:rsidRPr="00967721" w:rsidR="00752D87">
        <w:rPr>
          <w:rFonts w:cstheme="minorHAnsi"/>
          <w:strike/>
        </w:rPr>
        <w:t>eyvault</w:t>
      </w:r>
      <w:r w:rsidRPr="00967721" w:rsidR="00CA10E4">
        <w:rPr>
          <w:rFonts w:cstheme="minorHAnsi"/>
          <w:strike/>
        </w:rPr>
        <w:t xml:space="preserve"> every 24 hours</w:t>
      </w:r>
      <w:r w:rsidRPr="00967721" w:rsidR="00FA7A8A">
        <w:rPr>
          <w:rFonts w:cstheme="minorHAnsi"/>
          <w:strike/>
        </w:rPr>
        <w:t xml:space="preserve"> </w:t>
      </w:r>
      <w:commentRangeEnd w:id="54"/>
      <w:r w:rsidRPr="00967721" w:rsidR="007721E1">
        <w:rPr>
          <w:rStyle w:val="CommentReference"/>
          <w:rFonts w:cstheme="minorHAnsi"/>
          <w:strike/>
          <w:sz w:val="22"/>
          <w:szCs w:val="22"/>
        </w:rPr>
        <w:commentReference w:id="54"/>
      </w:r>
      <w:commentRangeEnd w:id="55"/>
      <w:r w:rsidRPr="00967721" w:rsidR="00634BE3">
        <w:rPr>
          <w:rStyle w:val="CommentReference"/>
          <w:rFonts w:cstheme="minorHAnsi"/>
          <w:strike/>
          <w:sz w:val="22"/>
          <w:szCs w:val="22"/>
        </w:rPr>
        <w:commentReference w:id="55"/>
      </w:r>
      <w:r w:rsidRPr="00967721" w:rsidR="00FA7A8A">
        <w:rPr>
          <w:rFonts w:cstheme="minorHAnsi"/>
          <w:strike/>
        </w:rPr>
        <w:t>by using the extension ms</w:t>
      </w:r>
      <w:r w:rsidRPr="00967721" w:rsidR="00D60914">
        <w:rPr>
          <w:rFonts w:cstheme="minorHAnsi"/>
          <w:strike/>
        </w:rPr>
        <w:t>i by calling identity bridge</w:t>
      </w:r>
      <w:r w:rsidRPr="00967721" w:rsidR="007510A0">
        <w:rPr>
          <w:rFonts w:cstheme="minorHAnsi"/>
          <w:strike/>
        </w:rPr>
        <w:t>. Identity bridge verif</w:t>
      </w:r>
      <w:r w:rsidRPr="00967721" w:rsidR="00AD3C40">
        <w:rPr>
          <w:rFonts w:cstheme="minorHAnsi"/>
          <w:strike/>
        </w:rPr>
        <w:t>ies</w:t>
      </w:r>
      <w:r w:rsidRPr="00967721" w:rsidR="007510A0">
        <w:rPr>
          <w:rFonts w:cstheme="minorHAnsi"/>
          <w:strike/>
        </w:rPr>
        <w:t xml:space="preserve"> the extension msi</w:t>
      </w:r>
      <w:r w:rsidRPr="00967721" w:rsidR="00BB736C">
        <w:rPr>
          <w:rFonts w:cstheme="minorHAnsi"/>
          <w:strike/>
        </w:rPr>
        <w:t xml:space="preserve"> and </w:t>
      </w:r>
      <w:r w:rsidRPr="00967721" w:rsidR="00F40695">
        <w:rPr>
          <w:rFonts w:cstheme="minorHAnsi"/>
          <w:strike/>
        </w:rPr>
        <w:t>sends</w:t>
      </w:r>
      <w:r w:rsidRPr="00967721" w:rsidR="00BB736C">
        <w:rPr>
          <w:rFonts w:cstheme="minorHAnsi"/>
          <w:strike/>
        </w:rPr>
        <w:t xml:space="preserve"> related certificate</w:t>
      </w:r>
      <w:r w:rsidRPr="00967721" w:rsidR="007510A0">
        <w:rPr>
          <w:rFonts w:cstheme="minorHAnsi"/>
          <w:strike/>
        </w:rPr>
        <w:t xml:space="preserve">. </w:t>
      </w:r>
      <w:r w:rsidRPr="00967721" w:rsidR="00707F1A">
        <w:rPr>
          <w:rFonts w:cstheme="minorHAnsi"/>
          <w:strike/>
        </w:rPr>
        <w:t xml:space="preserve"> the keyvault. </w:t>
      </w:r>
      <w:r w:rsidRPr="00967721" w:rsidR="00643602">
        <w:rPr>
          <w:rFonts w:cstheme="minorHAnsi"/>
          <w:strike/>
        </w:rPr>
        <w:t xml:space="preserve">The service </w:t>
      </w:r>
      <w:r w:rsidRPr="00967721" w:rsidR="0072696E">
        <w:rPr>
          <w:rFonts w:cstheme="minorHAnsi"/>
          <w:strike/>
        </w:rPr>
        <w:t>checks</w:t>
      </w:r>
      <w:r w:rsidRPr="00967721" w:rsidR="00643602">
        <w:rPr>
          <w:rFonts w:cstheme="minorHAnsi"/>
          <w:strike/>
        </w:rPr>
        <w:t xml:space="preserve"> the </w:t>
      </w:r>
      <w:r w:rsidRPr="00967721" w:rsidR="00BC6465">
        <w:rPr>
          <w:rFonts w:cstheme="minorHAnsi"/>
          <w:strike/>
        </w:rPr>
        <w:t xml:space="preserve">certificate whether it is </w:t>
      </w:r>
      <w:r w:rsidRPr="00967721" w:rsidR="00EA08E1">
        <w:rPr>
          <w:rFonts w:cstheme="minorHAnsi"/>
          <w:strike/>
        </w:rPr>
        <w:t>changed</w:t>
      </w:r>
      <w:r w:rsidRPr="00967721" w:rsidR="00BC6465">
        <w:rPr>
          <w:rFonts w:cstheme="minorHAnsi"/>
          <w:strike/>
        </w:rPr>
        <w:t>. If it is</w:t>
      </w:r>
      <w:r w:rsidRPr="00967721" w:rsidR="00EA08E1">
        <w:rPr>
          <w:rFonts w:cstheme="minorHAnsi"/>
          <w:strike/>
        </w:rPr>
        <w:t xml:space="preserve"> changed</w:t>
      </w:r>
      <w:r w:rsidRPr="00967721" w:rsidR="00BC6465">
        <w:rPr>
          <w:rFonts w:cstheme="minorHAnsi"/>
          <w:strike/>
        </w:rPr>
        <w:t xml:space="preserve">, it will update the </w:t>
      </w:r>
      <w:r w:rsidRPr="00967721" w:rsidR="00E41148">
        <w:rPr>
          <w:rFonts w:cstheme="minorHAnsi"/>
          <w:strike/>
        </w:rPr>
        <w:t>ssl</w:t>
      </w:r>
      <w:r w:rsidRPr="00967721" w:rsidR="00105192">
        <w:rPr>
          <w:rFonts w:cstheme="minorHAnsi"/>
          <w:strike/>
        </w:rPr>
        <w:t>S</w:t>
      </w:r>
      <w:r w:rsidRPr="00967721" w:rsidR="00E41148">
        <w:rPr>
          <w:rFonts w:cstheme="minorHAnsi"/>
          <w:strike/>
        </w:rPr>
        <w:t>ecret secret</w:t>
      </w:r>
      <w:r w:rsidRPr="00967721" w:rsidR="00E05BF7">
        <w:rPr>
          <w:rFonts w:cstheme="minorHAnsi"/>
          <w:strike/>
        </w:rPr>
        <w:t xml:space="preserve"> </w:t>
      </w:r>
      <w:r w:rsidRPr="00967721" w:rsidR="005405D9">
        <w:rPr>
          <w:rFonts w:cstheme="minorHAnsi"/>
          <w:strike/>
        </w:rPr>
        <w:t>(See above chart)</w:t>
      </w:r>
      <w:r w:rsidRPr="00967721" w:rsidR="00D700D3">
        <w:rPr>
          <w:rFonts w:cstheme="minorHAnsi"/>
          <w:strike/>
        </w:rPr>
        <w:t>.</w:t>
      </w:r>
    </w:p>
    <w:p w:rsidRPr="00967721" w:rsidR="00D21EA3" w:rsidP="004440F8" w:rsidRDefault="00281D1B" w14:paraId="66BE2B59" w14:textId="094ED26B">
      <w:pPr>
        <w:pStyle w:val="ListParagraph"/>
        <w:numPr>
          <w:ilvl w:val="0"/>
          <w:numId w:val="20"/>
        </w:numPr>
        <w:rPr>
          <w:rFonts w:cstheme="minorHAnsi"/>
          <w:strike/>
        </w:rPr>
      </w:pPr>
      <w:r w:rsidRPr="00967721">
        <w:rPr>
          <w:rFonts w:cstheme="minorHAnsi"/>
          <w:strike/>
        </w:rPr>
        <w:t>(Automation)</w:t>
      </w:r>
      <w:r w:rsidRPr="00967721" w:rsidR="00D21EA3">
        <w:rPr>
          <w:rFonts w:cstheme="minorHAnsi"/>
          <w:strike/>
        </w:rPr>
        <w:t xml:space="preserve">The </w:t>
      </w:r>
      <w:r w:rsidRPr="00967721" w:rsidR="00F40695">
        <w:rPr>
          <w:rFonts w:cstheme="minorHAnsi"/>
          <w:strike/>
        </w:rPr>
        <w:t>K</w:t>
      </w:r>
      <w:r w:rsidRPr="00967721" w:rsidR="00D21EA3">
        <w:rPr>
          <w:rFonts w:cstheme="minorHAnsi"/>
          <w:strike/>
        </w:rPr>
        <w:t>e</w:t>
      </w:r>
      <w:r w:rsidRPr="00967721" w:rsidR="00700195">
        <w:rPr>
          <w:rFonts w:cstheme="minorHAnsi"/>
          <w:strike/>
        </w:rPr>
        <w:t xml:space="preserve">yvault will </w:t>
      </w:r>
      <w:r w:rsidRPr="00967721" w:rsidR="00673D79">
        <w:rPr>
          <w:rFonts w:cstheme="minorHAnsi"/>
          <w:strike/>
        </w:rPr>
        <w:t>update the cert</w:t>
      </w:r>
      <w:r w:rsidRPr="00967721" w:rsidR="00390B87">
        <w:rPr>
          <w:rFonts w:cstheme="minorHAnsi"/>
          <w:strike/>
        </w:rPr>
        <w:t>ificate</w:t>
      </w:r>
      <w:r w:rsidRPr="00967721" w:rsidR="00673D79">
        <w:rPr>
          <w:rFonts w:cstheme="minorHAnsi"/>
          <w:strike/>
        </w:rPr>
        <w:t xml:space="preserve"> when it is</w:t>
      </w:r>
      <w:r w:rsidRPr="00967721" w:rsidR="00390B87">
        <w:rPr>
          <w:rFonts w:cstheme="minorHAnsi"/>
          <w:strike/>
        </w:rPr>
        <w:t xml:space="preserve"> near</w:t>
      </w:r>
      <w:r w:rsidRPr="00967721" w:rsidR="00673D79">
        <w:rPr>
          <w:rFonts w:cstheme="minorHAnsi"/>
          <w:strike/>
        </w:rPr>
        <w:t xml:space="preserve"> </w:t>
      </w:r>
      <w:r w:rsidRPr="00967721" w:rsidR="0072696E">
        <w:rPr>
          <w:rFonts w:cstheme="minorHAnsi"/>
          <w:strike/>
        </w:rPr>
        <w:t>expir</w:t>
      </w:r>
      <w:r w:rsidRPr="00967721" w:rsidR="00390B87">
        <w:rPr>
          <w:rFonts w:cstheme="minorHAnsi"/>
          <w:strike/>
        </w:rPr>
        <w:t xml:space="preserve">ation and will be downloaded </w:t>
      </w:r>
      <w:r w:rsidRPr="00967721" w:rsidR="00724F03">
        <w:rPr>
          <w:rFonts w:cstheme="minorHAnsi"/>
          <w:strike/>
        </w:rPr>
        <w:t xml:space="preserve">and updated to </w:t>
      </w:r>
      <w:r w:rsidRPr="00967721" w:rsidR="00C961FC">
        <w:rPr>
          <w:rFonts w:cstheme="minorHAnsi"/>
          <w:strike/>
        </w:rPr>
        <w:t xml:space="preserve">sslsecret secret </w:t>
      </w:r>
      <w:r w:rsidRPr="00967721" w:rsidR="000E6D75">
        <w:rPr>
          <w:rFonts w:cstheme="minorHAnsi"/>
          <w:strike/>
        </w:rPr>
        <w:t>in the cluster</w:t>
      </w:r>
      <w:r w:rsidRPr="00967721" w:rsidR="0072696E">
        <w:rPr>
          <w:rFonts w:cstheme="minorHAnsi"/>
          <w:strike/>
        </w:rPr>
        <w:t>.</w:t>
      </w:r>
    </w:p>
    <w:p w:rsidRPr="00967721" w:rsidR="004440F8" w:rsidP="004440F8" w:rsidRDefault="004440F8" w14:paraId="76BA7652" w14:textId="6483F180">
      <w:pPr>
        <w:rPr>
          <w:rFonts w:cstheme="minorHAnsi"/>
          <w:strike/>
        </w:rPr>
      </w:pPr>
      <w:r w:rsidRPr="00967721">
        <w:rPr>
          <w:rFonts w:cstheme="minorHAnsi"/>
          <w:strike/>
        </w:rPr>
        <w:t>Work to do:</w:t>
      </w:r>
    </w:p>
    <w:p w:rsidRPr="00967721" w:rsidR="004440F8" w:rsidP="004440F8" w:rsidRDefault="004440F8" w14:paraId="5DB676A4" w14:textId="4D8D6ABA">
      <w:pPr>
        <w:pStyle w:val="ListParagraph"/>
        <w:numPr>
          <w:ilvl w:val="0"/>
          <w:numId w:val="33"/>
        </w:numPr>
        <w:rPr>
          <w:strike/>
        </w:rPr>
      </w:pPr>
      <w:commentRangeStart w:id="57"/>
      <w:commentRangeStart w:id="58"/>
      <w:commentRangeStart w:id="59"/>
      <w:commentRangeStart w:id="60"/>
      <w:r w:rsidRPr="00967721">
        <w:rPr>
          <w:strike/>
        </w:rPr>
        <w:t xml:space="preserve">Update identity bridge </w:t>
      </w:r>
      <w:r w:rsidRPr="00967721" w:rsidR="0003216E">
        <w:rPr>
          <w:strike/>
        </w:rPr>
        <w:t>to support</w:t>
      </w:r>
      <w:r w:rsidRPr="00967721" w:rsidR="00041BED">
        <w:rPr>
          <w:strike/>
        </w:rPr>
        <w:t xml:space="preserve"> the auth basing on extension token and the config</w:t>
      </w:r>
      <w:r w:rsidRPr="00967721" w:rsidR="00986237">
        <w:rPr>
          <w:strike/>
        </w:rPr>
        <w:t xml:space="preserve"> whitelist</w:t>
      </w:r>
    </w:p>
    <w:p w:rsidR="004440F8" w:rsidP="0050358D" w:rsidRDefault="00EF4EA2" w14:paraId="6EF84E21" w14:textId="7743E179">
      <w:pPr>
        <w:pStyle w:val="ListParagraph"/>
        <w:numPr>
          <w:ilvl w:val="0"/>
          <w:numId w:val="33"/>
        </w:numPr>
        <w:rPr>
          <w:strike/>
        </w:rPr>
      </w:pPr>
      <w:r w:rsidRPr="00967721">
        <w:rPr>
          <w:strike/>
        </w:rPr>
        <w:t>Add CertGetter in gateway in extension to support downloading the certificate</w:t>
      </w:r>
      <w:r w:rsidRPr="00967721" w:rsidR="000C13A0">
        <w:rPr>
          <w:strike/>
        </w:rPr>
        <w:t xml:space="preserve"> and update the k8s </w:t>
      </w:r>
      <w:r w:rsidRPr="00967721" w:rsidR="0010137F">
        <w:rPr>
          <w:strike/>
        </w:rPr>
        <w:t>secret.</w:t>
      </w:r>
      <w:commentRangeEnd w:id="57"/>
      <w:r w:rsidRPr="00967721" w:rsidR="00457610">
        <w:rPr>
          <w:rStyle w:val="CommentReference"/>
          <w:strike/>
        </w:rPr>
        <w:commentReference w:id="57"/>
      </w:r>
      <w:commentRangeEnd w:id="58"/>
      <w:r w:rsidRPr="00967721" w:rsidR="00AE3487">
        <w:rPr>
          <w:rStyle w:val="CommentReference"/>
          <w:strike/>
        </w:rPr>
        <w:commentReference w:id="58"/>
      </w:r>
      <w:commentRangeEnd w:id="59"/>
      <w:r w:rsidRPr="00967721" w:rsidR="14385FBD">
        <w:rPr>
          <w:rStyle w:val="CommentReference"/>
          <w:strike/>
        </w:rPr>
        <w:commentReference w:id="59"/>
      </w:r>
      <w:commentRangeEnd w:id="60"/>
      <w:r w:rsidRPr="00967721" w:rsidR="14385FBD">
        <w:rPr>
          <w:rStyle w:val="CommentReference"/>
          <w:strike/>
        </w:rPr>
        <w:commentReference w:id="60"/>
      </w:r>
    </w:p>
    <w:p w:rsidRPr="0043446B" w:rsidR="00CC5652" w:rsidP="00CC5652" w:rsidRDefault="00CC5652" w14:paraId="6D989689" w14:textId="77777777">
      <w:pPr>
        <w:rPr>
          <w:rFonts w:cstheme="minorHAnsi"/>
        </w:rPr>
      </w:pPr>
      <w:r w:rsidRPr="0043446B">
        <w:rPr>
          <w:rFonts w:cstheme="minorHAnsi"/>
        </w:rPr>
        <w:t xml:space="preserve">Scenarios when installing </w:t>
      </w:r>
      <w:r>
        <w:rPr>
          <w:rFonts w:cstheme="minorHAnsi"/>
        </w:rPr>
        <w:t>the</w:t>
      </w:r>
      <w:r w:rsidRPr="0043446B">
        <w:rPr>
          <w:rFonts w:cstheme="minorHAnsi"/>
        </w:rPr>
        <w:t xml:space="preserve"> </w:t>
      </w:r>
      <w:r>
        <w:rPr>
          <w:rFonts w:cstheme="minorHAnsi"/>
        </w:rPr>
        <w:t>helm chart</w:t>
      </w:r>
      <w:r w:rsidRPr="0043446B">
        <w:rPr>
          <w:rFonts w:cstheme="minorHAnsi"/>
        </w:rPr>
        <w:t>:</w:t>
      </w:r>
    </w:p>
    <w:p w:rsidRPr="00576131" w:rsidR="00CD55AD" w:rsidP="00CD55AD" w:rsidRDefault="00CD55AD" w14:paraId="2B11A4A6" w14:textId="093DD42E">
      <w:pPr>
        <w:pStyle w:val="ListParagraph"/>
        <w:numPr>
          <w:ilvl w:val="0"/>
          <w:numId w:val="20"/>
        </w:numPr>
        <w:rPr>
          <w:rFonts w:ascii="MS Shell Dlg 2" w:hAnsi="MS Shell Dlg 2" w:cs="MS Shell Dlg 2"/>
          <w:sz w:val="17"/>
          <w:szCs w:val="17"/>
        </w:rPr>
      </w:pPr>
      <w:r>
        <w:rPr>
          <w:rFonts w:cstheme="minorHAnsi"/>
        </w:rPr>
        <w:t>Infra team (one time work): Config the subscription</w:t>
      </w:r>
      <w:r w:rsidR="00576751">
        <w:rPr>
          <w:rFonts w:cstheme="minorHAnsi"/>
        </w:rPr>
        <w:t>(</w:t>
      </w:r>
      <w:r>
        <w:rPr>
          <w:rFonts w:cstheme="minorHAnsi"/>
        </w:rPr>
        <w:t>which holds the keyvault</w:t>
      </w:r>
      <w:r w:rsidR="004D30DB">
        <w:rPr>
          <w:rFonts w:cstheme="minorHAnsi"/>
        </w:rPr>
        <w:t>)</w:t>
      </w:r>
      <w:r>
        <w:rPr>
          <w:rFonts w:cstheme="minorHAnsi"/>
        </w:rPr>
        <w:t xml:space="preserve"> in the onecert with certificate domain name: </w:t>
      </w:r>
      <w:r w:rsidRPr="003257AF">
        <w:rPr>
          <w:rFonts w:cstheme="minorHAnsi"/>
        </w:rPr>
        <w:t>nexus.&lt;location&gt;.cloudapp.azure.com</w:t>
      </w:r>
      <w:r>
        <w:rPr>
          <w:rFonts w:cstheme="minorHAnsi"/>
        </w:rPr>
        <w:t>.</w:t>
      </w:r>
    </w:p>
    <w:p w:rsidR="00CD55AD" w:rsidP="00CD55AD" w:rsidRDefault="00CD55AD" w14:paraId="5EE645D3" w14:textId="77777777">
      <w:pPr>
        <w:pStyle w:val="ListParagraph"/>
        <w:numPr>
          <w:ilvl w:val="0"/>
          <w:numId w:val="20"/>
        </w:numPr>
        <w:rPr>
          <w:rFonts w:cstheme="minorHAnsi"/>
        </w:rPr>
      </w:pPr>
      <w:r>
        <w:rPr>
          <w:rFonts w:cstheme="minorHAnsi"/>
        </w:rPr>
        <w:t>Infra team: Create</w:t>
      </w:r>
      <w:r w:rsidRPr="0043446B">
        <w:rPr>
          <w:rFonts w:cstheme="minorHAnsi"/>
        </w:rPr>
        <w:t xml:space="preserve"> Keyvault</w:t>
      </w:r>
      <w:r>
        <w:rPr>
          <w:rFonts w:cstheme="minorHAnsi"/>
        </w:rPr>
        <w:t xml:space="preserve"> which apply a certificate with</w:t>
      </w:r>
    </w:p>
    <w:p w:rsidR="00CD55AD" w:rsidP="00CD55AD" w:rsidRDefault="00CD55AD" w14:paraId="4311A178" w14:textId="77777777">
      <w:pPr>
        <w:pStyle w:val="ListParagraph"/>
        <w:numPr>
          <w:ilvl w:val="1"/>
          <w:numId w:val="20"/>
        </w:numPr>
        <w:rPr>
          <w:rFonts w:cstheme="minorHAnsi"/>
        </w:rPr>
      </w:pPr>
      <w:r>
        <w:rPr>
          <w:rFonts w:cstheme="minorHAnsi"/>
        </w:rPr>
        <w:t xml:space="preserve">Subject: </w:t>
      </w:r>
      <w:r w:rsidRPr="003257AF">
        <w:rPr>
          <w:rFonts w:cstheme="minorHAnsi"/>
        </w:rPr>
        <w:t>&lt;</w:t>
      </w:r>
      <w:r>
        <w:rPr>
          <w:rFonts w:cstheme="minorHAnsi"/>
        </w:rPr>
        <w:t>cluster-name</w:t>
      </w:r>
      <w:r w:rsidRPr="003257AF">
        <w:rPr>
          <w:rFonts w:cstheme="minorHAnsi"/>
        </w:rPr>
        <w:t>&gt;.nexus.&lt;location&gt;.cloudapp.azure.com</w:t>
      </w:r>
    </w:p>
    <w:p w:rsidR="00CD55AD" w:rsidP="00CD55AD" w:rsidRDefault="00CD55AD" w14:paraId="166C4F10" w14:textId="77777777">
      <w:pPr>
        <w:pStyle w:val="ListParagraph"/>
        <w:numPr>
          <w:ilvl w:val="1"/>
          <w:numId w:val="20"/>
        </w:numPr>
        <w:rPr>
          <w:rFonts w:cstheme="minorHAnsi"/>
        </w:rPr>
      </w:pPr>
      <w:r>
        <w:rPr>
          <w:rFonts w:cstheme="minorHAnsi"/>
        </w:rPr>
        <w:t xml:space="preserve">SAN: </w:t>
      </w:r>
    </w:p>
    <w:p w:rsidR="00CD55AD" w:rsidP="00CD55AD" w:rsidRDefault="00CD55AD" w14:paraId="5421E3D1" w14:textId="77777777">
      <w:pPr>
        <w:autoSpaceDE w:val="0"/>
        <w:autoSpaceDN w:val="0"/>
        <w:adjustRightInd w:val="0"/>
        <w:spacing w:after="0" w:line="240" w:lineRule="auto"/>
        <w:ind w:left="1440"/>
        <w:rPr>
          <w:rFonts w:ascii="MS Shell Dlg 2" w:hAnsi="MS Shell Dlg 2" w:cs="MS Shell Dlg 2"/>
          <w:sz w:val="17"/>
          <w:szCs w:val="17"/>
        </w:rPr>
      </w:pPr>
      <w:r>
        <w:rPr>
          <w:rFonts w:ascii="MS Shell Dlg 2" w:hAnsi="MS Shell Dlg 2" w:cs="MS Shell Dlg 2"/>
          <w:sz w:val="17"/>
          <w:szCs w:val="17"/>
        </w:rPr>
        <w:t>DNS Name=</w:t>
      </w:r>
      <w:r w:rsidRPr="008D44BD">
        <w:rPr>
          <w:rFonts w:cstheme="minorHAnsi"/>
        </w:rPr>
        <w:t xml:space="preserve"> </w:t>
      </w:r>
      <w:r w:rsidRPr="003257AF">
        <w:rPr>
          <w:rFonts w:cstheme="minorHAnsi"/>
        </w:rPr>
        <w:t>&lt;</w:t>
      </w:r>
      <w:r>
        <w:rPr>
          <w:rFonts w:cstheme="minorHAnsi"/>
        </w:rPr>
        <w:t>cluster-name</w:t>
      </w:r>
      <w:r w:rsidRPr="003257AF">
        <w:rPr>
          <w:rFonts w:cstheme="minorHAnsi"/>
        </w:rPr>
        <w:t>&gt;.nexus.&lt;location&gt;.cloudapp.azure.com</w:t>
      </w:r>
    </w:p>
    <w:p w:rsidR="00CD55AD" w:rsidP="00CD55AD" w:rsidRDefault="00CD55AD" w14:paraId="332D9BF3" w14:textId="77777777">
      <w:pPr>
        <w:autoSpaceDE w:val="0"/>
        <w:autoSpaceDN w:val="0"/>
        <w:adjustRightInd w:val="0"/>
        <w:spacing w:after="0" w:line="240" w:lineRule="auto"/>
        <w:ind w:left="1440"/>
        <w:rPr>
          <w:rFonts w:cstheme="minorHAnsi"/>
        </w:rPr>
      </w:pPr>
      <w:r>
        <w:rPr>
          <w:rFonts w:ascii="MS Shell Dlg 2" w:hAnsi="MS Shell Dlg 2" w:cs="MS Shell Dlg 2"/>
          <w:sz w:val="17"/>
          <w:szCs w:val="17"/>
        </w:rPr>
        <w:t>DNS Name=*.</w:t>
      </w:r>
      <w:r w:rsidRPr="008D44BD">
        <w:rPr>
          <w:rFonts w:cstheme="minorHAnsi"/>
        </w:rPr>
        <w:t xml:space="preserve"> </w:t>
      </w:r>
      <w:r w:rsidRPr="003257AF">
        <w:rPr>
          <w:rFonts w:cstheme="minorHAnsi"/>
        </w:rPr>
        <w:t>&lt;</w:t>
      </w:r>
      <w:r>
        <w:rPr>
          <w:rFonts w:cstheme="minorHAnsi"/>
        </w:rPr>
        <w:t>cluster-name</w:t>
      </w:r>
      <w:r w:rsidRPr="003257AF">
        <w:rPr>
          <w:rFonts w:cstheme="minorHAnsi"/>
        </w:rPr>
        <w:t>&gt;.nexus.&lt;location&gt;.cloudapp.azure.com</w:t>
      </w:r>
    </w:p>
    <w:p w:rsidRPr="008D44BD" w:rsidR="00D078AD" w:rsidP="00D078AD" w:rsidRDefault="00D078AD" w14:paraId="52BD8E08" w14:textId="3408C801">
      <w:pPr>
        <w:autoSpaceDE w:val="0"/>
        <w:autoSpaceDN w:val="0"/>
        <w:adjustRightInd w:val="0"/>
        <w:spacing w:after="0" w:line="240" w:lineRule="auto"/>
        <w:ind w:left="1440"/>
        <w:rPr>
          <w:rFonts w:ascii="MS Shell Dlg 2" w:hAnsi="MS Shell Dlg 2" w:cs="MS Shell Dlg 2"/>
          <w:sz w:val="17"/>
          <w:szCs w:val="17"/>
        </w:rPr>
      </w:pPr>
      <w:r>
        <w:rPr>
          <w:rFonts w:ascii="MS Shell Dlg 2" w:hAnsi="MS Shell Dlg 2" w:cs="MS Shell Dlg 2"/>
          <w:sz w:val="17"/>
          <w:szCs w:val="17"/>
        </w:rPr>
        <w:t>DNS Name</w:t>
      </w:r>
      <w:r w:rsidRPr="00E83915">
        <w:rPr>
          <w:rFonts w:ascii="MS Shell Dlg 2" w:hAnsi="MS Shell Dlg 2" w:cs="MS Shell Dlg 2"/>
          <w:sz w:val="17"/>
          <w:szCs w:val="17"/>
        </w:rPr>
        <w:t>=*.</w:t>
      </w:r>
      <w:r w:rsidRPr="00E83915">
        <w:rPr>
          <w:rFonts w:cstheme="minorHAnsi"/>
        </w:rPr>
        <w:t xml:space="preserve"> </w:t>
      </w:r>
      <w:ins w:author="Zhiyong Yang" w:date="2023-04-19T11:16:00Z" w:id="61">
        <w:r w:rsidRPr="00E83915">
          <w:rPr>
            <w:rFonts w:ascii="Calibri" w:hAnsi="Calibri" w:eastAsia="Calibri" w:cs="Calibri"/>
          </w:rPr>
          <w:t>{</w:t>
        </w:r>
      </w:ins>
      <w:r>
        <w:rPr>
          <w:rStyle w:val="cf01"/>
        </w:rPr>
        <w:t>SubscriptionGUID</w:t>
      </w:r>
      <w:ins w:author="Zhiyong Yang" w:date="2023-04-19T11:16:00Z" w:id="62">
        <w:r w:rsidRPr="00E83915">
          <w:rPr>
            <w:rFonts w:ascii="Calibri" w:hAnsi="Calibri" w:eastAsia="Calibri" w:cs="Calibri"/>
          </w:rPr>
          <w:t>}.{</w:t>
        </w:r>
      </w:ins>
      <w:r w:rsidRPr="00E83915">
        <w:rPr>
          <w:rFonts w:ascii="Calibri" w:hAnsi="Calibri" w:eastAsia="Calibri" w:cs="Calibri"/>
        </w:rPr>
        <w:t>shortRegion</w:t>
      </w:r>
      <w:ins w:author="Zhiyong Yang" w:date="2023-04-19T11:16:00Z" w:id="63">
        <w:r w:rsidRPr="00E83915">
          <w:rPr>
            <w:rFonts w:ascii="Calibri" w:hAnsi="Calibri" w:eastAsia="Calibri" w:cs="Calibri"/>
          </w:rPr>
          <w:t>}.ml.azure.com</w:t>
        </w:r>
      </w:ins>
    </w:p>
    <w:p w:rsidRPr="0043446B" w:rsidR="00CC5652" w:rsidP="00CC5652" w:rsidRDefault="00CC5652" w14:paraId="4D42DF36" w14:textId="77777777">
      <w:pPr>
        <w:pStyle w:val="ListParagraph"/>
        <w:numPr>
          <w:ilvl w:val="0"/>
          <w:numId w:val="20"/>
        </w:numPr>
        <w:rPr>
          <w:rFonts w:cstheme="minorHAnsi"/>
        </w:rPr>
      </w:pPr>
      <w:r>
        <w:rPr>
          <w:rFonts w:cstheme="minorHAnsi"/>
        </w:rPr>
        <w:t xml:space="preserve">Infra team: Assign cluster identity to the keyvault reader access. </w:t>
      </w:r>
    </w:p>
    <w:p w:rsidRPr="0043446B" w:rsidR="00CC5652" w:rsidP="00CC5652" w:rsidRDefault="00CC5652" w14:paraId="197A035F" w14:textId="77777777">
      <w:pPr>
        <w:pStyle w:val="ListParagraph"/>
        <w:numPr>
          <w:ilvl w:val="0"/>
          <w:numId w:val="20"/>
        </w:numPr>
      </w:pPr>
      <w:r>
        <w:t xml:space="preserve">Infra team: </w:t>
      </w:r>
      <w:r w:rsidRPr="0BA2EB03">
        <w:t xml:space="preserve">Install </w:t>
      </w:r>
      <w:r>
        <w:t>nexus</w:t>
      </w:r>
      <w:r w:rsidRPr="0BA2EB03">
        <w:t xml:space="preserve"> by parameter keyvault name</w:t>
      </w:r>
      <w:r>
        <w:t>, cluster name, region</w:t>
      </w:r>
    </w:p>
    <w:p w:rsidRPr="0043446B" w:rsidR="00CC5652" w:rsidP="00CC5652" w:rsidRDefault="00CC5652" w14:paraId="78E00470" w14:textId="77777777">
      <w:pPr>
        <w:pStyle w:val="ListParagraph"/>
        <w:numPr>
          <w:ilvl w:val="0"/>
          <w:numId w:val="20"/>
        </w:numPr>
      </w:pPr>
      <w:r>
        <w:t>App team:</w:t>
      </w:r>
      <w:r w:rsidRPr="5EC2839A">
        <w:t xml:space="preserve"> CertGetter in the cluster to download the certificate from the Keyvault every 24 hours by using th</w:t>
      </w:r>
      <w:r>
        <w:t xml:space="preserve">e cluster </w:t>
      </w:r>
      <w:r w:rsidRPr="5EC2839A">
        <w:t>msi by calling the keyvault.</w:t>
      </w:r>
      <w:r w:rsidRPr="5EC2839A">
        <w:rPr>
          <w:strike/>
        </w:rPr>
        <w:t xml:space="preserve"> </w:t>
      </w:r>
      <w:r w:rsidRPr="5EC2839A">
        <w:t xml:space="preserve">The service checks the certificate whether it is changed. If it is changed, it will update the </w:t>
      </w:r>
      <w:r>
        <w:t>k8s secret.</w:t>
      </w:r>
    </w:p>
    <w:p w:rsidRPr="00166C15" w:rsidR="00CC5652" w:rsidP="00166C15" w:rsidRDefault="00CC5652" w14:paraId="60F9E37A" w14:textId="6BA8CC39">
      <w:pPr>
        <w:pStyle w:val="ListParagraph"/>
        <w:rPr>
          <w:rFonts w:cstheme="minorHAnsi"/>
        </w:rPr>
      </w:pPr>
      <w:r>
        <w:rPr>
          <w:rFonts w:cstheme="minorHAnsi"/>
        </w:rPr>
        <w:t xml:space="preserve">Notes: </w:t>
      </w:r>
      <w:r w:rsidRPr="0043446B">
        <w:rPr>
          <w:rFonts w:cstheme="minorHAnsi"/>
        </w:rPr>
        <w:t xml:space="preserve">The </w:t>
      </w:r>
      <w:r>
        <w:rPr>
          <w:rFonts w:cstheme="minorHAnsi"/>
        </w:rPr>
        <w:t>K</w:t>
      </w:r>
      <w:r w:rsidRPr="0043446B">
        <w:rPr>
          <w:rFonts w:cstheme="minorHAnsi"/>
        </w:rPr>
        <w:t>eyvault will update the certificate when it is near expiration and will be downloaded and updated to sslsecret secret in the cluster.</w:t>
      </w:r>
    </w:p>
    <w:p w:rsidR="001313A4" w:rsidP="001313A4" w:rsidRDefault="001313A4" w14:paraId="72F3683D" w14:textId="77777777">
      <w:pPr>
        <w:pStyle w:val="Heading2"/>
        <w:rPr>
          <w:rFonts w:ascii="Calibri Light" w:hAnsi="Calibri Light" w:eastAsia="Calibri Light" w:cs="Calibri Light"/>
        </w:rPr>
      </w:pPr>
      <w:r>
        <w:t>CMP</w:t>
      </w:r>
    </w:p>
    <w:p w:rsidR="001313A4" w:rsidP="001313A4" w:rsidRDefault="001313A4" w14:paraId="7EF2E2D8" w14:textId="7FDB7053">
      <w:pPr>
        <w:pStyle w:val="ListParagraph"/>
        <w:numPr>
          <w:ilvl w:val="0"/>
          <w:numId w:val="1"/>
        </w:numPr>
        <w:rPr>
          <w:rFonts w:ascii="Calibri" w:hAnsi="Calibri" w:eastAsia="Calibri" w:cs="Calibri"/>
          <w:color w:val="000000" w:themeColor="text1"/>
        </w:rPr>
      </w:pPr>
      <w:r w:rsidRPr="5C676C12">
        <w:rPr>
          <w:rFonts w:ascii="Calibri" w:hAnsi="Calibri" w:eastAsia="Calibri" w:cs="Calibri"/>
          <w:color w:val="000000" w:themeColor="text1"/>
        </w:rPr>
        <w:t>Update user model deployment spec to include cmp as side-car</w:t>
      </w:r>
    </w:p>
    <w:p w:rsidR="001313A4" w:rsidP="001313A4" w:rsidRDefault="001313A4" w14:paraId="508542DA" w14:textId="309F4F10">
      <w:pPr>
        <w:pStyle w:val="ListParagraph"/>
        <w:numPr>
          <w:ilvl w:val="0"/>
          <w:numId w:val="1"/>
        </w:numPr>
        <w:rPr>
          <w:rFonts w:ascii="Calibri" w:hAnsi="Calibri" w:eastAsia="Calibri" w:cs="Calibri"/>
          <w:color w:val="000000" w:themeColor="text1"/>
        </w:rPr>
      </w:pPr>
      <w:r w:rsidRPr="5C676C12">
        <w:rPr>
          <w:rFonts w:ascii="Calibri" w:hAnsi="Calibri" w:eastAsia="Calibri" w:cs="Calibri"/>
          <w:color w:val="000000" w:themeColor="text1"/>
        </w:rPr>
        <w:t xml:space="preserve">CMP </w:t>
      </w:r>
      <w:r w:rsidRPr="75223C26">
        <w:rPr>
          <w:rFonts w:ascii="Calibri" w:hAnsi="Calibri" w:eastAsia="Calibri" w:cs="Calibri"/>
          <w:color w:val="000000" w:themeColor="text1"/>
        </w:rPr>
        <w:t>can</w:t>
      </w:r>
      <w:r w:rsidRPr="5C676C12">
        <w:rPr>
          <w:rFonts w:ascii="Calibri" w:hAnsi="Calibri" w:eastAsia="Calibri" w:cs="Calibri"/>
          <w:color w:val="000000" w:themeColor="text1"/>
        </w:rPr>
        <w:t xml:space="preserve"> get UAI (for RAI access) token</w:t>
      </w:r>
      <w:r w:rsidRPr="387CAAE5">
        <w:rPr>
          <w:rFonts w:ascii="Calibri" w:hAnsi="Calibri" w:eastAsia="Calibri" w:cs="Calibri"/>
          <w:color w:val="000000" w:themeColor="text1"/>
        </w:rPr>
        <w:t xml:space="preserve"> </w:t>
      </w:r>
      <w:r w:rsidRPr="75D181A2">
        <w:rPr>
          <w:rFonts w:ascii="Calibri" w:hAnsi="Calibri" w:eastAsia="Calibri" w:cs="Calibri"/>
          <w:color w:val="000000" w:themeColor="text1"/>
        </w:rPr>
        <w:t xml:space="preserve">(from </w:t>
      </w:r>
      <w:r w:rsidRPr="5CE2BC13">
        <w:rPr>
          <w:rFonts w:ascii="Calibri" w:hAnsi="Calibri" w:eastAsia="Calibri" w:cs="Calibri"/>
          <w:color w:val="000000" w:themeColor="text1"/>
        </w:rPr>
        <w:t xml:space="preserve">identity </w:t>
      </w:r>
      <w:r w:rsidRPr="2DB92ED2" w:rsidR="59B39AAA">
        <w:rPr>
          <w:rFonts w:ascii="Calibri" w:hAnsi="Calibri" w:eastAsia="Calibri" w:cs="Calibri"/>
          <w:color w:val="000000" w:themeColor="text1"/>
        </w:rPr>
        <w:t>pr</w:t>
      </w:r>
      <w:r w:rsidRPr="2DB92ED2" w:rsidR="35C5F2DF">
        <w:rPr>
          <w:rFonts w:ascii="Calibri" w:hAnsi="Calibri" w:eastAsia="Calibri" w:cs="Calibri"/>
          <w:color w:val="000000" w:themeColor="text1"/>
        </w:rPr>
        <w:t>oxy -</w:t>
      </w:r>
      <w:r w:rsidRPr="2DB92ED2" w:rsidR="7120F51B">
        <w:rPr>
          <w:rFonts w:ascii="Calibri" w:hAnsi="Calibri" w:eastAsia="Calibri" w:cs="Calibri"/>
          <w:color w:val="000000" w:themeColor="text1"/>
        </w:rPr>
        <w:t xml:space="preserve">&gt; </w:t>
      </w:r>
      <w:r w:rsidRPr="33CB1AF4" w:rsidR="729ADF4C">
        <w:rPr>
          <w:rFonts w:ascii="Calibri" w:hAnsi="Calibri" w:eastAsia="Calibri" w:cs="Calibri"/>
          <w:color w:val="000000" w:themeColor="text1"/>
        </w:rPr>
        <w:t>identi</w:t>
      </w:r>
      <w:r w:rsidRPr="33CB1AF4" w:rsidR="71F628A2">
        <w:rPr>
          <w:rFonts w:ascii="Calibri" w:hAnsi="Calibri" w:eastAsia="Calibri" w:cs="Calibri"/>
          <w:color w:val="000000" w:themeColor="text1"/>
        </w:rPr>
        <w:t>t</w:t>
      </w:r>
      <w:r w:rsidRPr="33CB1AF4" w:rsidR="12335453">
        <w:rPr>
          <w:rFonts w:ascii="Calibri" w:hAnsi="Calibri" w:eastAsia="Calibri" w:cs="Calibri"/>
          <w:color w:val="000000" w:themeColor="text1"/>
        </w:rPr>
        <w:t>y b</w:t>
      </w:r>
      <w:r w:rsidRPr="33CB1AF4" w:rsidR="7120F51B">
        <w:rPr>
          <w:rFonts w:ascii="Calibri" w:hAnsi="Calibri" w:eastAsia="Calibri" w:cs="Calibri"/>
          <w:color w:val="000000" w:themeColor="text1"/>
        </w:rPr>
        <w:t>ridge</w:t>
      </w:r>
      <w:r w:rsidRPr="4CA26AF1">
        <w:rPr>
          <w:rFonts w:ascii="Calibri" w:hAnsi="Calibri" w:eastAsia="Calibri" w:cs="Calibri"/>
          <w:color w:val="000000" w:themeColor="text1"/>
        </w:rPr>
        <w:t>?)</w:t>
      </w:r>
    </w:p>
    <w:p w:rsidR="001313A4" w:rsidP="001313A4" w:rsidRDefault="001313A4" w14:paraId="2362978A" w14:textId="77777777">
      <w:pPr>
        <w:pStyle w:val="ListParagraph"/>
        <w:numPr>
          <w:ilvl w:val="0"/>
          <w:numId w:val="1"/>
        </w:numPr>
        <w:rPr>
          <w:rFonts w:ascii="Calibri" w:hAnsi="Calibri" w:eastAsia="Calibri" w:cs="Calibri"/>
          <w:color w:val="000000" w:themeColor="text1"/>
        </w:rPr>
      </w:pPr>
      <w:r w:rsidRPr="5C676C12">
        <w:rPr>
          <w:rFonts w:ascii="Calibri" w:hAnsi="Calibri" w:eastAsia="Calibri" w:cs="Calibri"/>
          <w:color w:val="000000" w:themeColor="text1"/>
        </w:rPr>
        <w:t xml:space="preserve">CMP </w:t>
      </w:r>
      <w:r w:rsidRPr="7F92D1EA">
        <w:rPr>
          <w:rFonts w:ascii="Calibri" w:hAnsi="Calibri" w:eastAsia="Calibri" w:cs="Calibri"/>
          <w:color w:val="000000" w:themeColor="text1"/>
        </w:rPr>
        <w:t>can</w:t>
      </w:r>
      <w:r w:rsidRPr="5C676C12">
        <w:rPr>
          <w:rFonts w:ascii="Calibri" w:hAnsi="Calibri" w:eastAsia="Calibri" w:cs="Calibri"/>
          <w:color w:val="000000" w:themeColor="text1"/>
        </w:rPr>
        <w:t xml:space="preserve"> access RAI endpoint</w:t>
      </w:r>
      <w:r w:rsidRPr="7F92D1EA">
        <w:rPr>
          <w:rFonts w:ascii="Calibri" w:hAnsi="Calibri" w:eastAsia="Calibri" w:cs="Calibri"/>
          <w:color w:val="000000" w:themeColor="text1"/>
        </w:rPr>
        <w:t xml:space="preserve"> (proper NSG </w:t>
      </w:r>
      <w:r w:rsidRPr="5B3162EC">
        <w:rPr>
          <w:rFonts w:ascii="Calibri" w:hAnsi="Calibri" w:eastAsia="Calibri" w:cs="Calibri"/>
          <w:color w:val="000000" w:themeColor="text1"/>
        </w:rPr>
        <w:t xml:space="preserve">config) </w:t>
      </w:r>
    </w:p>
    <w:p w:rsidR="001313A4" w:rsidP="001313A4" w:rsidRDefault="001313A4" w14:paraId="185C43A8" w14:textId="77777777">
      <w:pPr>
        <w:pStyle w:val="ListParagraph"/>
        <w:numPr>
          <w:ilvl w:val="0"/>
          <w:numId w:val="1"/>
        </w:numPr>
        <w:rPr>
          <w:rFonts w:ascii="Calibri" w:hAnsi="Calibri" w:eastAsia="Calibri" w:cs="Calibri"/>
          <w:color w:val="000000" w:themeColor="text1"/>
        </w:rPr>
      </w:pPr>
      <w:r w:rsidRPr="6E91AAD1">
        <w:rPr>
          <w:rFonts w:ascii="Calibri" w:hAnsi="Calibri" w:eastAsia="Calibri" w:cs="Calibri"/>
          <w:color w:val="000000" w:themeColor="text1"/>
        </w:rPr>
        <w:t>Where to pull CMP image? From MCR? Is there security concerns for DV3?</w:t>
      </w:r>
    </w:p>
    <w:p w:rsidR="001313A4" w:rsidP="001313A4" w:rsidRDefault="00150064" w14:paraId="269C3230" w14:textId="34667587">
      <w:pPr>
        <w:pStyle w:val="Heading2"/>
      </w:pPr>
      <w:r w:rsidRPr="00150064">
        <w:t>Model Data Collection</w:t>
      </w:r>
      <w:r>
        <w:t xml:space="preserve"> (</w:t>
      </w:r>
      <w:r w:rsidR="001313A4">
        <w:t>MDC</w:t>
      </w:r>
      <w:r>
        <w:t>)</w:t>
      </w:r>
    </w:p>
    <w:p w:rsidR="001313A4" w:rsidP="004440F8" w:rsidRDefault="001313A4" w14:paraId="513E3114" w14:textId="426A710D">
      <w:pPr>
        <w:pStyle w:val="ListParagraph"/>
        <w:numPr>
          <w:ilvl w:val="0"/>
          <w:numId w:val="21"/>
        </w:numPr>
      </w:pPr>
      <w:r>
        <w:t>Align with MIR</w:t>
      </w:r>
    </w:p>
    <w:p w:rsidR="00E66DE9" w:rsidP="00E66DE9" w:rsidRDefault="006528E2" w14:paraId="4FF26A52" w14:textId="5F47A696">
      <w:pPr>
        <w:pStyle w:val="ListParagraph"/>
        <w:numPr>
          <w:ilvl w:val="0"/>
          <w:numId w:val="21"/>
        </w:numPr>
      </w:pPr>
      <w:r>
        <w:t xml:space="preserve">Details </w:t>
      </w:r>
      <w:r w:rsidR="001D1B2B">
        <w:t xml:space="preserve">could be found at </w:t>
      </w:r>
      <w:hyperlink w:anchor="2-enable-private-preview-features-in-your-environment" r:id="rId29">
        <w:r w:rsidRPr="3B4B3495" w:rsidR="001D1B2B">
          <w:rPr>
            <w:rStyle w:val="Hyperlink"/>
          </w:rPr>
          <w:t>here</w:t>
        </w:r>
      </w:hyperlink>
      <w:r w:rsidR="001D1B2B">
        <w:t>.</w:t>
      </w:r>
    </w:p>
    <w:p w:rsidRPr="00846010" w:rsidR="00846010" w:rsidP="00846010" w:rsidRDefault="00846010" w14:paraId="09D0F050" w14:textId="5F47A696">
      <w:pPr>
        <w:pStyle w:val="ListParagraph"/>
        <w:numPr>
          <w:ilvl w:val="0"/>
          <w:numId w:val="21"/>
        </w:numPr>
      </w:pPr>
      <w:r w:rsidRPr="00846010">
        <w:t>Model Data Collection (MDC) (preview) supports three data sink options:</w:t>
      </w:r>
    </w:p>
    <w:p w:rsidRPr="00846010" w:rsidR="00846010" w:rsidP="00846010" w:rsidRDefault="00846010" w14:paraId="2F9FEE2D" w14:textId="1880678B">
      <w:pPr>
        <w:pStyle w:val="ListParagraph"/>
        <w:numPr>
          <w:ilvl w:val="1"/>
          <w:numId w:val="21"/>
        </w:numPr>
      </w:pPr>
      <w:r w:rsidRPr="00846010">
        <w:t>Workspace Blob Storage</w:t>
      </w:r>
      <w:r w:rsidR="00AC69F2">
        <w:t>: Use</w:t>
      </w:r>
      <w:r w:rsidR="0068735B">
        <w:t xml:space="preserve"> workspace private endpoint</w:t>
      </w:r>
    </w:p>
    <w:p w:rsidRPr="00846010" w:rsidR="00846010" w:rsidP="00846010" w:rsidRDefault="00846010" w14:paraId="017B0680" w14:textId="42F8B0BB">
      <w:pPr>
        <w:pStyle w:val="ListParagraph"/>
        <w:numPr>
          <w:ilvl w:val="1"/>
          <w:numId w:val="21"/>
        </w:numPr>
      </w:pPr>
      <w:r w:rsidRPr="00846010">
        <w:t>Custom Blob Storage URI</w:t>
      </w:r>
      <w:r w:rsidR="0068735B">
        <w:t xml:space="preserve">: To check. </w:t>
      </w:r>
    </w:p>
    <w:p w:rsidRPr="00954FE9" w:rsidR="00E66DE9" w:rsidP="00846010" w:rsidRDefault="00846010" w14:paraId="78CE6BAB" w14:textId="37AB78A1">
      <w:pPr>
        <w:pStyle w:val="ListParagraph"/>
        <w:numPr>
          <w:ilvl w:val="1"/>
          <w:numId w:val="21"/>
        </w:numPr>
      </w:pPr>
      <w:r w:rsidRPr="00846010">
        <w:t>EventHub</w:t>
      </w:r>
      <w:r w:rsidR="006B50BF">
        <w:rPr>
          <w:rFonts w:hint="eastAsia"/>
          <w:lang w:eastAsia="zh-CN"/>
        </w:rPr>
        <w:t>：</w:t>
      </w:r>
      <w:r w:rsidR="006B50BF">
        <w:rPr>
          <w:rFonts w:hint="eastAsia"/>
          <w:lang w:eastAsia="zh-CN"/>
        </w:rPr>
        <w:t xml:space="preserve"> </w:t>
      </w:r>
      <w:r w:rsidR="006B50BF">
        <w:rPr>
          <w:lang w:eastAsia="zh-CN"/>
        </w:rPr>
        <w:t>E</w:t>
      </w:r>
      <w:r w:rsidR="006B50BF">
        <w:rPr>
          <w:rFonts w:hint="eastAsia"/>
          <w:lang w:eastAsia="zh-CN"/>
        </w:rPr>
        <w:t>v</w:t>
      </w:r>
      <w:r w:rsidR="006B50BF">
        <w:rPr>
          <w:lang w:eastAsia="zh-CN"/>
        </w:rPr>
        <w:t xml:space="preserve">enthub service tag needed if using Eventhub. </w:t>
      </w:r>
    </w:p>
    <w:p w:rsidR="08F0E38F" w:rsidP="3832DAA6" w:rsidRDefault="1AD182B5" w14:paraId="7FEB8574" w14:textId="7A1E44DF">
      <w:r w:rsidRPr="6A68362E">
        <w:rPr>
          <w:rFonts w:asciiTheme="majorHAnsi" w:hAnsiTheme="majorHAnsi" w:eastAsiaTheme="majorEastAsia" w:cstheme="majorBidi"/>
          <w:color w:val="2F5496" w:themeColor="accent1" w:themeShade="BF"/>
          <w:sz w:val="26"/>
          <w:szCs w:val="26"/>
        </w:rPr>
        <w:t>Band</w:t>
      </w:r>
      <w:r w:rsidRPr="6A68362E" w:rsidR="44AF6639">
        <w:rPr>
          <w:rFonts w:asciiTheme="majorHAnsi" w:hAnsiTheme="majorHAnsi" w:eastAsiaTheme="majorEastAsia" w:cstheme="majorBidi"/>
          <w:color w:val="2F5496" w:themeColor="accent1" w:themeShade="BF"/>
          <w:sz w:val="26"/>
          <w:szCs w:val="26"/>
        </w:rPr>
        <w:t>width Usage</w:t>
      </w:r>
    </w:p>
    <w:p w:rsidR="3B8EC0D4" w:rsidP="3B8EC0D4" w:rsidRDefault="00873A1E" w14:paraId="38AAC232" w14:textId="071D4F16">
      <w:pPr>
        <w:rPr>
          <w:rStyle w:val="Hyperlink"/>
        </w:rPr>
      </w:pPr>
      <w:hyperlink r:id="rId30">
        <w:r w:rsidRPr="5425EE47" w:rsidR="229D5F27">
          <w:rPr>
            <w:rStyle w:val="Hyperlink"/>
          </w:rPr>
          <w:t>M</w:t>
        </w:r>
        <w:r w:rsidRPr="5425EE47" w:rsidR="2B4B9621">
          <w:rPr>
            <w:rStyle w:val="Hyperlink"/>
          </w:rPr>
          <w:t xml:space="preserve">IR </w:t>
        </w:r>
        <w:r w:rsidRPr="5425EE47" w:rsidR="67D0A2D9">
          <w:rPr>
            <w:rStyle w:val="Hyperlink"/>
          </w:rPr>
          <w:t>frontdoor dash</w:t>
        </w:r>
        <w:r w:rsidRPr="5425EE47" w:rsidR="39E7936B">
          <w:rPr>
            <w:rStyle w:val="Hyperlink"/>
          </w:rPr>
          <w:t>boar</w:t>
        </w:r>
        <w:r w:rsidRPr="5425EE47" w:rsidR="605FCB78">
          <w:rPr>
            <w:rStyle w:val="Hyperlink"/>
          </w:rPr>
          <w:t>d</w:t>
        </w:r>
      </w:hyperlink>
    </w:p>
    <w:p w:rsidR="001313A4" w:rsidP="75A5E0C7" w:rsidRDefault="3FFB7667" w14:paraId="7E5A2EE3" w14:textId="172E7B8C">
      <w:pPr>
        <w:spacing w:after="0" w:line="240" w:lineRule="auto"/>
      </w:pPr>
      <w:r>
        <w:rPr>
          <w:noProof/>
        </w:rPr>
        <w:drawing>
          <wp:inline distT="0" distB="0" distL="0" distR="0" wp14:anchorId="78F2930D" wp14:editId="79125369">
            <wp:extent cx="4572000" cy="1371600"/>
            <wp:effectExtent l="0" t="0" r="0" b="0"/>
            <wp:docPr id="45289357" name="Picture 4528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8935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rsidR="2CD3357D" w:rsidP="2CD3357D" w:rsidRDefault="2CD3357D" w14:paraId="1E2C3622" w14:textId="5F7E520C">
      <w:pPr>
        <w:spacing w:after="0" w:line="240" w:lineRule="auto"/>
      </w:pPr>
    </w:p>
    <w:p w:rsidR="36389FA0" w:rsidP="36389FA0" w:rsidRDefault="01F20B98" w14:paraId="724393AF" w14:textId="40294077">
      <w:pPr>
        <w:spacing w:after="0" w:line="240" w:lineRule="auto"/>
      </w:pPr>
      <w:r>
        <w:rPr>
          <w:noProof/>
        </w:rPr>
        <w:drawing>
          <wp:inline distT="0" distB="0" distL="0" distR="0" wp14:anchorId="71D8256E" wp14:editId="7DE7BDC5">
            <wp:extent cx="4572000" cy="1352550"/>
            <wp:effectExtent l="0" t="0" r="0" b="0"/>
            <wp:docPr id="493837192" name="Picture 49383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8371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rsidR="1C28FEE9" w:rsidP="1C28FEE9" w:rsidRDefault="1C28FEE9" w14:paraId="723D6C51" w14:textId="2174E73D">
      <w:pPr>
        <w:spacing w:after="0" w:line="240" w:lineRule="auto"/>
      </w:pPr>
    </w:p>
    <w:p w:rsidR="5064D7C4" w:rsidP="5064D7C4" w:rsidRDefault="742A112C" w14:paraId="3EF3A315" w14:textId="0187A030">
      <w:pPr>
        <w:spacing w:after="0" w:line="240" w:lineRule="auto"/>
        <w:rPr>
          <w:rFonts w:asciiTheme="majorHAnsi" w:hAnsiTheme="majorHAnsi" w:eastAsiaTheme="majorEastAsia" w:cstheme="majorBidi"/>
          <w:color w:val="2F5496" w:themeColor="accent1" w:themeShade="BF"/>
          <w:sz w:val="26"/>
          <w:szCs w:val="26"/>
        </w:rPr>
      </w:pPr>
      <w:r w:rsidRPr="7FBB240F">
        <w:rPr>
          <w:rFonts w:asciiTheme="majorHAnsi" w:hAnsiTheme="majorHAnsi" w:eastAsiaTheme="majorEastAsia" w:cstheme="majorBidi"/>
          <w:color w:val="2F5496" w:themeColor="accent1" w:themeShade="BF"/>
          <w:sz w:val="26"/>
          <w:szCs w:val="26"/>
        </w:rPr>
        <w:t xml:space="preserve">Private </w:t>
      </w:r>
      <w:r w:rsidRPr="7FBB240F" w:rsidR="787D37D5">
        <w:rPr>
          <w:rFonts w:asciiTheme="majorHAnsi" w:hAnsiTheme="majorHAnsi" w:eastAsiaTheme="majorEastAsia" w:cstheme="majorBidi"/>
          <w:color w:val="2F5496" w:themeColor="accent1" w:themeShade="BF"/>
          <w:sz w:val="26"/>
          <w:szCs w:val="26"/>
        </w:rPr>
        <w:t>Endp</w:t>
      </w:r>
      <w:r w:rsidRPr="7FBB240F" w:rsidR="261E0B95">
        <w:rPr>
          <w:rFonts w:asciiTheme="majorHAnsi" w:hAnsiTheme="majorHAnsi" w:eastAsiaTheme="majorEastAsia" w:cstheme="majorBidi"/>
          <w:color w:val="2F5496" w:themeColor="accent1" w:themeShade="BF"/>
          <w:sz w:val="26"/>
          <w:szCs w:val="26"/>
        </w:rPr>
        <w:t>oint Option (</w:t>
      </w:r>
      <w:r w:rsidRPr="7FBB240F" w:rsidR="62250AAE">
        <w:rPr>
          <w:rFonts w:asciiTheme="majorHAnsi" w:hAnsiTheme="majorHAnsi" w:eastAsiaTheme="majorEastAsia" w:cstheme="majorBidi"/>
          <w:color w:val="2F5496" w:themeColor="accent1" w:themeShade="BF"/>
          <w:sz w:val="26"/>
          <w:szCs w:val="26"/>
        </w:rPr>
        <w:t>Opti</w:t>
      </w:r>
      <w:r w:rsidRPr="7FBB240F" w:rsidR="3A65AFF0">
        <w:rPr>
          <w:rFonts w:asciiTheme="majorHAnsi" w:hAnsiTheme="majorHAnsi" w:eastAsiaTheme="majorEastAsia" w:cstheme="majorBidi"/>
          <w:color w:val="2F5496" w:themeColor="accent1" w:themeShade="BF"/>
          <w:sz w:val="26"/>
          <w:szCs w:val="26"/>
        </w:rPr>
        <w:t>onal)</w:t>
      </w:r>
    </w:p>
    <w:p w:rsidR="18C12968" w:rsidP="18C12968" w:rsidRDefault="5513061A" w14:paraId="077AE278" w14:textId="27AF6B31">
      <w:pPr>
        <w:spacing w:after="0" w:line="240" w:lineRule="auto"/>
      </w:pPr>
      <w:r>
        <w:t xml:space="preserve">If </w:t>
      </w:r>
      <w:r w:rsidR="3873F996">
        <w:t>public SLB</w:t>
      </w:r>
      <w:r w:rsidR="735D8360">
        <w:t xml:space="preserve"> on </w:t>
      </w:r>
      <w:r w:rsidR="3873F996">
        <w:t xml:space="preserve">AKS </w:t>
      </w:r>
      <w:r w:rsidR="2213D5EC">
        <w:t xml:space="preserve">cluster </w:t>
      </w:r>
      <w:r w:rsidR="6AD8AA4D">
        <w:t>passes</w:t>
      </w:r>
      <w:r w:rsidR="2367E1BF">
        <w:t xml:space="preserve"> security</w:t>
      </w:r>
      <w:r w:rsidR="30F884BB">
        <w:t xml:space="preserve"> review</w:t>
      </w:r>
      <w:r w:rsidR="685E6025">
        <w:t xml:space="preserve">, </w:t>
      </w:r>
      <w:r w:rsidR="10C77771">
        <w:t xml:space="preserve">then </w:t>
      </w:r>
      <w:r w:rsidR="2FC23C4F">
        <w:t xml:space="preserve">we will take </w:t>
      </w:r>
      <w:r w:rsidR="028D29BC">
        <w:t>public SLB option.</w:t>
      </w:r>
      <w:r w:rsidR="2FC23C4F">
        <w:t xml:space="preserve"> </w:t>
      </w:r>
      <w:r w:rsidR="3CDE7EDD">
        <w:t>Otherwise</w:t>
      </w:r>
      <w:r w:rsidR="2FC23C4F">
        <w:t xml:space="preserve">, this private </w:t>
      </w:r>
      <w:r w:rsidR="1803E0AE">
        <w:t>endp</w:t>
      </w:r>
      <w:r w:rsidR="2FC23C4F">
        <w:t xml:space="preserve">oint </w:t>
      </w:r>
      <w:r w:rsidR="293825CF">
        <w:t>op</w:t>
      </w:r>
      <w:r w:rsidR="51F84529">
        <w:t xml:space="preserve">tion </w:t>
      </w:r>
      <w:r w:rsidR="62707BF9">
        <w:t xml:space="preserve">will be used </w:t>
      </w:r>
      <w:r w:rsidR="003B53A1">
        <w:t xml:space="preserve">to </w:t>
      </w:r>
      <w:r w:rsidR="1AB3C36E">
        <w:t>mak</w:t>
      </w:r>
      <w:r w:rsidR="003B53A1">
        <w:t>e the</w:t>
      </w:r>
      <w:r w:rsidR="1AB3C36E">
        <w:t xml:space="preserve"> </w:t>
      </w:r>
      <w:r w:rsidR="4FCEC2B6">
        <w:t xml:space="preserve">traffic </w:t>
      </w:r>
      <w:r w:rsidR="42CF8BA4">
        <w:t>through</w:t>
      </w:r>
      <w:r w:rsidR="2B6ED271">
        <w:t xml:space="preserve"> </w:t>
      </w:r>
      <w:r w:rsidR="23EE469E">
        <w:t>priv</w:t>
      </w:r>
      <w:r w:rsidR="552CC58B">
        <w:t xml:space="preserve">ate link </w:t>
      </w:r>
      <w:r w:rsidR="0F1FE0BB">
        <w:t>from</w:t>
      </w:r>
      <w:r w:rsidR="2FD14044">
        <w:t xml:space="preserve"> </w:t>
      </w:r>
      <w:r w:rsidR="28FDBD9D">
        <w:t xml:space="preserve">MIR Frontdoor to </w:t>
      </w:r>
      <w:r w:rsidR="46898C0B">
        <w:t>Mesh.</w:t>
      </w:r>
    </w:p>
    <w:p w:rsidR="21EBC8AB" w:rsidP="21EBC8AB" w:rsidRDefault="206442A2" w14:paraId="48AC08C3" w14:textId="6B5F47AF">
      <w:pPr>
        <w:spacing w:after="0" w:line="240" w:lineRule="auto"/>
      </w:pPr>
      <w:r>
        <w:rPr>
          <w:noProof/>
        </w:rPr>
        <w:drawing>
          <wp:inline distT="0" distB="0" distL="0" distR="0" wp14:anchorId="6F84B96B" wp14:editId="597B1FA4">
            <wp:extent cx="3463018" cy="3426944"/>
            <wp:effectExtent l="0" t="0" r="0" b="0"/>
            <wp:docPr id="1904637410" name="Picture 190463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637410"/>
                    <pic:cNvPicPr/>
                  </pic:nvPicPr>
                  <pic:blipFill>
                    <a:blip r:embed="rId33">
                      <a:extLst>
                        <a:ext uri="{28A0092B-C50C-407E-A947-70E740481C1C}">
                          <a14:useLocalDpi xmlns:a14="http://schemas.microsoft.com/office/drawing/2010/main" val="0"/>
                        </a:ext>
                      </a:extLst>
                    </a:blip>
                    <a:stretch>
                      <a:fillRect/>
                    </a:stretch>
                  </pic:blipFill>
                  <pic:spPr>
                    <a:xfrm>
                      <a:off x="0" y="0"/>
                      <a:ext cx="3463018" cy="3426944"/>
                    </a:xfrm>
                    <a:prstGeom prst="rect">
                      <a:avLst/>
                    </a:prstGeom>
                  </pic:spPr>
                </pic:pic>
              </a:graphicData>
            </a:graphic>
          </wp:inline>
        </w:drawing>
      </w:r>
    </w:p>
    <w:p w:rsidR="5467E054" w:rsidP="5467E054" w:rsidRDefault="391C0704" w14:paraId="62DC65B4" w14:textId="3986A662">
      <w:pPr>
        <w:spacing w:after="0" w:line="240" w:lineRule="auto"/>
      </w:pPr>
      <w:r>
        <w:t>T</w:t>
      </w:r>
      <w:r w:rsidR="6D95AA8E">
        <w:t>he flow</w:t>
      </w:r>
      <w:r w:rsidR="4562EE27">
        <w:t xml:space="preserve"> to manage </w:t>
      </w:r>
      <w:r w:rsidR="78ABAACC">
        <w:t xml:space="preserve">the </w:t>
      </w:r>
      <w:r w:rsidR="4562EE27">
        <w:t xml:space="preserve">private </w:t>
      </w:r>
      <w:r w:rsidR="0C310193">
        <w:t>endp</w:t>
      </w:r>
      <w:r w:rsidR="52597334">
        <w:t xml:space="preserve">oint </w:t>
      </w:r>
      <w:r w:rsidR="23312086">
        <w:t>is</w:t>
      </w:r>
      <w:r w:rsidR="14EDDAE4">
        <w:t>:</w:t>
      </w:r>
    </w:p>
    <w:p w:rsidR="3B5A5C2E" w:rsidP="004440F8" w:rsidRDefault="5815EEA5" w14:paraId="6E0A22AC" w14:textId="4C50715D">
      <w:pPr>
        <w:pStyle w:val="ListParagraph"/>
        <w:numPr>
          <w:ilvl w:val="0"/>
          <w:numId w:val="28"/>
        </w:numPr>
        <w:spacing w:after="0" w:line="240" w:lineRule="auto"/>
      </w:pPr>
      <w:r>
        <w:t>In A</w:t>
      </w:r>
      <w:r w:rsidR="4E6FBC83">
        <w:t>RC cluster c</w:t>
      </w:r>
      <w:r w:rsidR="69181DDA">
        <w:t>reation flo</w:t>
      </w:r>
      <w:r w:rsidR="14EDC2D0">
        <w:t>w</w:t>
      </w:r>
    </w:p>
    <w:p w:rsidR="14EDC2D0" w:rsidP="004440F8" w:rsidRDefault="77EC0473" w14:paraId="6C380472" w14:textId="4005F24A">
      <w:pPr>
        <w:pStyle w:val="ListParagraph"/>
        <w:numPr>
          <w:ilvl w:val="1"/>
          <w:numId w:val="28"/>
        </w:numPr>
        <w:spacing w:after="0" w:line="240" w:lineRule="auto"/>
      </w:pPr>
      <w:r>
        <w:t xml:space="preserve">Create </w:t>
      </w:r>
      <w:r w:rsidR="393CA558">
        <w:t>internal load ba</w:t>
      </w:r>
      <w:r w:rsidR="14EDC2D0">
        <w:t>lancer</w:t>
      </w:r>
      <w:r w:rsidR="0D7948A8">
        <w:t xml:space="preserve"> for Mesh</w:t>
      </w:r>
    </w:p>
    <w:p w:rsidR="301023B2" w:rsidP="004440F8" w:rsidRDefault="45433A05" w14:paraId="7B62FB0A" w14:textId="640424E2">
      <w:pPr>
        <w:pStyle w:val="ListParagraph"/>
        <w:numPr>
          <w:ilvl w:val="1"/>
          <w:numId w:val="28"/>
        </w:numPr>
        <w:spacing w:after="0" w:line="240" w:lineRule="auto"/>
      </w:pPr>
      <w:r>
        <w:t>Create private link</w:t>
      </w:r>
      <w:r w:rsidR="14EDC2D0">
        <w:t xml:space="preserve"> service</w:t>
      </w:r>
      <w:r w:rsidR="3089F307">
        <w:t xml:space="preserve"> </w:t>
      </w:r>
      <w:r w:rsidR="10734471">
        <w:t xml:space="preserve">for </w:t>
      </w:r>
      <w:r w:rsidR="5E64679A">
        <w:t>inte</w:t>
      </w:r>
      <w:r w:rsidR="4B1F9760">
        <w:t>n</w:t>
      </w:r>
      <w:r w:rsidR="5E64679A">
        <w:t>ral</w:t>
      </w:r>
      <w:r w:rsidR="10734471">
        <w:t xml:space="preserve"> load </w:t>
      </w:r>
      <w:r w:rsidR="3089F307">
        <w:t>balancer</w:t>
      </w:r>
      <w:r w:rsidR="0616C99B">
        <w:t>,</w:t>
      </w:r>
      <w:r w:rsidR="634FEB84">
        <w:t xml:space="preserve"> </w:t>
      </w:r>
      <w:r w:rsidR="14EDC2D0">
        <w:t xml:space="preserve">get the </w:t>
      </w:r>
      <w:r w:rsidR="75E69067">
        <w:t>private li</w:t>
      </w:r>
      <w:r w:rsidR="14EDC2D0">
        <w:t xml:space="preserve">nk service </w:t>
      </w:r>
      <w:r w:rsidR="7181FB8A">
        <w:t>re</w:t>
      </w:r>
      <w:r w:rsidR="14EDC2D0">
        <w:t>sourceId</w:t>
      </w:r>
    </w:p>
    <w:p w:rsidR="65C0445A" w:rsidP="004440F8" w:rsidRDefault="5BCDFC28" w14:paraId="1E0249B0" w14:textId="4540EBA4">
      <w:pPr>
        <w:pStyle w:val="ListParagraph"/>
        <w:numPr>
          <w:ilvl w:val="1"/>
          <w:numId w:val="28"/>
        </w:numPr>
        <w:spacing w:after="0" w:line="240" w:lineRule="auto"/>
      </w:pPr>
      <w:r>
        <w:t>C</w:t>
      </w:r>
      <w:r w:rsidR="4B8D8A0F">
        <w:t xml:space="preserve">reate </w:t>
      </w:r>
      <w:r w:rsidR="264C7EB1">
        <w:t>PE</w:t>
      </w:r>
      <w:r w:rsidR="23410D04">
        <w:t xml:space="preserve"> </w:t>
      </w:r>
      <w:r w:rsidR="32F374C1">
        <w:t>f</w:t>
      </w:r>
      <w:r w:rsidR="70328379">
        <w:t xml:space="preserve">or all reginal </w:t>
      </w:r>
      <w:r w:rsidR="23410D04">
        <w:t xml:space="preserve">Mir </w:t>
      </w:r>
      <w:r w:rsidR="223B94B0">
        <w:t>frontdoor</w:t>
      </w:r>
      <w:r w:rsidR="5B2F4525">
        <w:t>s</w:t>
      </w:r>
      <w:r w:rsidR="23410D04">
        <w:t xml:space="preserve"> </w:t>
      </w:r>
      <w:r w:rsidR="48549EE0">
        <w:t>(</w:t>
      </w:r>
      <w:r w:rsidR="7AB08B7E">
        <w:t xml:space="preserve">use </w:t>
      </w:r>
      <w:r w:rsidR="48549EE0">
        <w:t xml:space="preserve">which </w:t>
      </w:r>
      <w:r w:rsidR="2600275D">
        <w:t>iden</w:t>
      </w:r>
      <w:r w:rsidR="35580FE1">
        <w:t>tity</w:t>
      </w:r>
      <w:r w:rsidR="7AA2595E">
        <w:t>?</w:t>
      </w:r>
      <w:r w:rsidR="0ACB96E0">
        <w:t xml:space="preserve"> How to manage the </w:t>
      </w:r>
      <w:r w:rsidR="516A91FF">
        <w:t>FD l</w:t>
      </w:r>
      <w:r w:rsidR="0ACB96E0">
        <w:t>ist?</w:t>
      </w:r>
      <w:r w:rsidR="406743EB">
        <w:t>)</w:t>
      </w:r>
    </w:p>
    <w:p w:rsidR="72CE90CF" w:rsidP="004440F8" w:rsidRDefault="10ACF65F" w14:paraId="63E6E713" w14:textId="5DCA3AC8">
      <w:pPr>
        <w:pStyle w:val="ListParagraph"/>
        <w:numPr>
          <w:ilvl w:val="1"/>
          <w:numId w:val="28"/>
        </w:numPr>
        <w:spacing w:after="0" w:line="240" w:lineRule="auto"/>
      </w:pPr>
      <w:r>
        <w:t xml:space="preserve">Get the </w:t>
      </w:r>
      <w:r w:rsidR="7A79149E">
        <w:t>PE</w:t>
      </w:r>
      <w:r w:rsidR="31E03E93">
        <w:t xml:space="preserve"> private </w:t>
      </w:r>
      <w:r w:rsidR="1AA0D22C">
        <w:t>IP, this IP will</w:t>
      </w:r>
      <w:r w:rsidR="6432EF3A">
        <w:t xml:space="preserve"> </w:t>
      </w:r>
      <w:r w:rsidR="31E03E93">
        <w:t>be used later</w:t>
      </w:r>
      <w:r w:rsidR="7D17EC7D">
        <w:t xml:space="preserve"> </w:t>
      </w:r>
      <w:r w:rsidR="62434CDB">
        <w:t>for deployment</w:t>
      </w:r>
      <w:r w:rsidR="69658812">
        <w:t xml:space="preserve"> </w:t>
      </w:r>
      <w:r w:rsidR="30568CD6">
        <w:t>(where to s</w:t>
      </w:r>
      <w:r w:rsidR="69658812">
        <w:t>tore this IP</w:t>
      </w:r>
      <w:r w:rsidR="1132AE9D">
        <w:t>?</w:t>
      </w:r>
      <w:r w:rsidR="69658812">
        <w:t>)</w:t>
      </w:r>
    </w:p>
    <w:p w:rsidR="72CE90CF" w:rsidP="004440F8" w:rsidRDefault="6843A735" w14:paraId="60DB9920" w14:textId="42D12FC4">
      <w:pPr>
        <w:pStyle w:val="ListParagraph"/>
        <w:numPr>
          <w:ilvl w:val="0"/>
          <w:numId w:val="28"/>
        </w:numPr>
        <w:spacing w:after="0" w:line="240" w:lineRule="auto"/>
      </w:pPr>
      <w:r>
        <w:t xml:space="preserve">In </w:t>
      </w:r>
      <w:r w:rsidR="4D8B788A">
        <w:t>onl</w:t>
      </w:r>
      <w:r w:rsidR="5AB65829">
        <w:t xml:space="preserve">ine deployment </w:t>
      </w:r>
      <w:r w:rsidR="59A2085E">
        <w:t>c</w:t>
      </w:r>
      <w:r w:rsidR="7C831462">
        <w:t>reation flow</w:t>
      </w:r>
    </w:p>
    <w:p w:rsidR="112B0516" w:rsidP="004440F8" w:rsidRDefault="46C8D761" w14:paraId="6AC73F7F" w14:textId="2AA6056F">
      <w:pPr>
        <w:pStyle w:val="ListParagraph"/>
        <w:numPr>
          <w:ilvl w:val="1"/>
          <w:numId w:val="28"/>
        </w:numPr>
        <w:spacing w:after="0" w:line="240" w:lineRule="auto"/>
      </w:pPr>
      <w:r>
        <w:t>Ge</w:t>
      </w:r>
      <w:r w:rsidR="184D3710">
        <w:t xml:space="preserve">t the </w:t>
      </w:r>
      <w:r w:rsidR="0B1BB3E6">
        <w:t xml:space="preserve">PE IP that </w:t>
      </w:r>
      <w:r w:rsidR="135F39B2">
        <w:t>o</w:t>
      </w:r>
      <w:r w:rsidR="33EA8287">
        <w:t>nli</w:t>
      </w:r>
      <w:r w:rsidR="168A13C1">
        <w:t xml:space="preserve">ne </w:t>
      </w:r>
      <w:r w:rsidR="4409D7CF">
        <w:t>d</w:t>
      </w:r>
      <w:r w:rsidR="168A13C1">
        <w:t xml:space="preserve">eployment will be </w:t>
      </w:r>
      <w:r w:rsidR="0B8BAD68">
        <w:t>created</w:t>
      </w:r>
      <w:r w:rsidR="2D7C4FC6">
        <w:t xml:space="preserve"> on</w:t>
      </w:r>
      <w:r w:rsidR="168A13C1">
        <w:t>, and set</w:t>
      </w:r>
      <w:r w:rsidR="2FD0F258">
        <w:t xml:space="preserve"> the IP as </w:t>
      </w:r>
      <w:r w:rsidR="0EA004F7">
        <w:t xml:space="preserve">target IP </w:t>
      </w:r>
      <w:r w:rsidR="168A13C1">
        <w:t>in</w:t>
      </w:r>
      <w:r w:rsidR="0EA004F7">
        <w:t xml:space="preserve"> </w:t>
      </w:r>
      <w:r w:rsidR="168A13C1">
        <w:t xml:space="preserve">frontdoor </w:t>
      </w:r>
      <w:r w:rsidR="319A50BB">
        <w:t>route table</w:t>
      </w:r>
    </w:p>
    <w:p w:rsidR="36389FA0" w:rsidP="36389FA0" w:rsidRDefault="36389FA0" w14:paraId="5F00FD2A" w14:textId="5F7E520C">
      <w:pPr>
        <w:spacing w:after="0" w:line="240" w:lineRule="auto"/>
      </w:pPr>
    </w:p>
    <w:p w:rsidR="00E873D7" w:rsidP="17AD694C" w:rsidRDefault="15099929" w14:paraId="3E9697D9" w14:textId="6F0F257B">
      <w:pPr>
        <w:pStyle w:val="Heading1"/>
      </w:pPr>
      <w:commentRangeStart w:id="64"/>
      <w:commentRangeStart w:id="65"/>
      <w:r w:rsidRPr="5C2C4B8B">
        <w:rPr>
          <w:lang w:eastAsia="zh-CN"/>
        </w:rPr>
        <w:t>Data exfiltration</w:t>
      </w:r>
      <w:commentRangeEnd w:id="64"/>
      <w:r w:rsidR="00E5020C">
        <w:rPr>
          <w:rStyle w:val="CommentReference"/>
        </w:rPr>
        <w:commentReference w:id="64"/>
      </w:r>
      <w:commentRangeEnd w:id="65"/>
      <w:r>
        <w:rPr>
          <w:rStyle w:val="CommentReference"/>
        </w:rPr>
        <w:commentReference w:id="65"/>
      </w:r>
      <w:r w:rsidRPr="5C2C4B8B">
        <w:rPr>
          <w:lang w:eastAsia="zh-CN"/>
        </w:rPr>
        <w:t xml:space="preserve"> prevention</w:t>
      </w:r>
    </w:p>
    <w:p w:rsidR="00DC7693" w:rsidP="00373BDE" w:rsidRDefault="00C87E28" w14:paraId="7AF5971B" w14:textId="115E0163">
      <w:r>
        <w:t>DV3 has a very high</w:t>
      </w:r>
      <w:r w:rsidR="00860D4C">
        <w:t>-standard</w:t>
      </w:r>
      <w:r>
        <w:t xml:space="preserve"> security requirement</w:t>
      </w:r>
      <w:r w:rsidR="0094724D">
        <w:t xml:space="preserve"> to make sure the model &amp; image’s safety</w:t>
      </w:r>
      <w:r>
        <w:t xml:space="preserve">, </w:t>
      </w:r>
      <w:r w:rsidR="00960484">
        <w:t xml:space="preserve">in MIR, </w:t>
      </w:r>
      <w:r w:rsidR="00FD6A50">
        <w:t>this</w:t>
      </w:r>
      <w:r w:rsidR="00860D4C">
        <w:t xml:space="preserve"> </w:t>
      </w:r>
      <w:r w:rsidR="00DC7693">
        <w:t xml:space="preserve">is done by </w:t>
      </w:r>
      <w:r w:rsidR="00E5020C">
        <w:t xml:space="preserve">using </w:t>
      </w:r>
      <w:r w:rsidR="00A44F35">
        <w:t>M</w:t>
      </w:r>
      <w:r w:rsidR="00DC7693">
        <w:t xml:space="preserve">anaged </w:t>
      </w:r>
      <w:r w:rsidR="00A44F35">
        <w:t>V</w:t>
      </w:r>
      <w:r w:rsidR="00DC7693">
        <w:t>net with very limited outbound whitelist</w:t>
      </w:r>
      <w:r w:rsidR="00161694">
        <w:t>(NSG rules)</w:t>
      </w:r>
      <w:r w:rsidR="00DC7693">
        <w:t>:</w:t>
      </w:r>
    </w:p>
    <w:p w:rsidR="00DC7693" w:rsidP="00C04F23" w:rsidRDefault="0094724D" w14:paraId="7B2FFD06" w14:textId="36E18C1C">
      <w:pPr>
        <w:pStyle w:val="ListParagraph"/>
        <w:numPr>
          <w:ilvl w:val="0"/>
          <w:numId w:val="9"/>
        </w:numPr>
      </w:pPr>
      <w:r>
        <w:t xml:space="preserve">Tented ACR &amp; </w:t>
      </w:r>
      <w:r w:rsidR="00634EA1">
        <w:t>Storage</w:t>
      </w:r>
    </w:p>
    <w:p w:rsidR="0009777B" w:rsidP="00C04F23" w:rsidRDefault="005E11A0" w14:paraId="633FEB30" w14:textId="183015CF">
      <w:pPr>
        <w:pStyle w:val="ListParagraph"/>
        <w:numPr>
          <w:ilvl w:val="0"/>
          <w:numId w:val="9"/>
        </w:numPr>
      </w:pPr>
      <w:r>
        <w:t xml:space="preserve">Logs -&gt; </w:t>
      </w:r>
      <w:hyperlink w:history="1" r:id="rId34">
        <w:r w:rsidR="004E1276">
          <w:rPr>
            <w:rStyle w:val="Hyperlink"/>
          </w:rPr>
          <w:t xml:space="preserve">Geneva Ingestion Gateway (GIG) </w:t>
        </w:r>
      </w:hyperlink>
    </w:p>
    <w:p w:rsidR="00C94EC2" w:rsidP="00C04F23" w:rsidRDefault="00C94EC2" w14:paraId="22A2309B" w14:textId="4213F447">
      <w:pPr>
        <w:pStyle w:val="ListParagraph"/>
        <w:numPr>
          <w:ilvl w:val="0"/>
          <w:numId w:val="9"/>
        </w:numPr>
      </w:pPr>
      <w:r>
        <w:t xml:space="preserve">Metrics -&gt; </w:t>
      </w:r>
      <w:r w:rsidR="00B118E4">
        <w:t>Runhistory</w:t>
      </w:r>
      <w:r w:rsidR="00C01EA0">
        <w:t xml:space="preserve"> </w:t>
      </w:r>
      <w:r w:rsidR="00034DDE">
        <w:t>(via PE)</w:t>
      </w:r>
    </w:p>
    <w:p w:rsidR="00034DDE" w:rsidP="00C04F23" w:rsidRDefault="004D1573" w14:paraId="17048CC2" w14:textId="2381AF4B">
      <w:pPr>
        <w:pStyle w:val="ListParagraph"/>
        <w:numPr>
          <w:ilvl w:val="0"/>
          <w:numId w:val="9"/>
        </w:numPr>
      </w:pPr>
      <w:r>
        <w:t>Certificate</w:t>
      </w:r>
      <w:r w:rsidR="0005749A">
        <w:t xml:space="preserve"> -&gt; </w:t>
      </w:r>
      <w:r w:rsidR="00D22B0B">
        <w:t xml:space="preserve">AML service </w:t>
      </w:r>
      <w:r w:rsidR="00EA75D1">
        <w:t>(via PE)</w:t>
      </w:r>
    </w:p>
    <w:p w:rsidR="003E7B8C" w:rsidP="00C04F23" w:rsidRDefault="003E7B8C" w14:paraId="7F048DE9" w14:textId="4B786E93">
      <w:pPr>
        <w:pStyle w:val="ListParagraph"/>
        <w:numPr>
          <w:ilvl w:val="0"/>
          <w:numId w:val="9"/>
        </w:numPr>
      </w:pPr>
      <w:r>
        <w:t>Token</w:t>
      </w:r>
    </w:p>
    <w:p w:rsidR="00274CEE" w:rsidP="00C04F23" w:rsidRDefault="000D4D24" w14:paraId="6DE7B64B" w14:textId="58F61A37">
      <w:pPr>
        <w:pStyle w:val="ListParagraph"/>
        <w:numPr>
          <w:ilvl w:val="1"/>
          <w:numId w:val="9"/>
        </w:numPr>
      </w:pPr>
      <w:r>
        <w:t>AML service (</w:t>
      </w:r>
      <w:r w:rsidR="00267910">
        <w:t xml:space="preserve">for </w:t>
      </w:r>
      <w:r w:rsidR="00494282">
        <w:t>online endpoint identity</w:t>
      </w:r>
      <w:r w:rsidR="00267910">
        <w:t>, via PE</w:t>
      </w:r>
      <w:r w:rsidR="00494282">
        <w:t>)</w:t>
      </w:r>
    </w:p>
    <w:p w:rsidR="000D4D24" w:rsidP="00C04F23" w:rsidRDefault="000D4D24" w14:paraId="25BA78C7" w14:textId="0AD252CF">
      <w:pPr>
        <w:pStyle w:val="ListParagraph"/>
        <w:numPr>
          <w:ilvl w:val="1"/>
          <w:numId w:val="9"/>
        </w:numPr>
      </w:pPr>
      <w:r>
        <w:t>IMDS (tented identity</w:t>
      </w:r>
      <w:r w:rsidR="76F6A1FE">
        <w:t>,</w:t>
      </w:r>
      <w:r w:rsidR="05D721E7">
        <w:t xml:space="preserve"> via azure</w:t>
      </w:r>
      <w:r w:rsidR="4C282206">
        <w:t xml:space="preserve"> </w:t>
      </w:r>
      <w:r w:rsidR="4D556055">
        <w:t>p</w:t>
      </w:r>
      <w:r w:rsidR="4FA3AB7C">
        <w:t>r</w:t>
      </w:r>
      <w:r w:rsidR="0E77907B">
        <w:t>oxy</w:t>
      </w:r>
      <w:r w:rsidR="7206E612">
        <w:t xml:space="preserve"> vm</w:t>
      </w:r>
      <w:r w:rsidR="4804304D">
        <w:t>)</w:t>
      </w:r>
    </w:p>
    <w:p w:rsidRPr="00373BDE" w:rsidR="00373BDE" w:rsidP="00373BDE" w:rsidRDefault="0092145E" w14:paraId="2FDD2371" w14:textId="0AB7D626">
      <w:r>
        <w:t>For AML Arc, we need to think about what outbound connections are r</w:t>
      </w:r>
      <w:r w:rsidR="00EF11FF">
        <w:t xml:space="preserve">equired and </w:t>
      </w:r>
      <w:r w:rsidR="00820B75">
        <w:t>need to have them reviewed with DV3 security team.</w:t>
      </w:r>
    </w:p>
    <w:p w:rsidRPr="00373BDE" w:rsidR="00820B75" w:rsidP="00373BDE" w:rsidRDefault="00771780" w14:paraId="2D4D546D" w14:textId="496B9713">
      <w:commentRangeStart w:id="67"/>
      <w:r w:rsidRPr="6E34FD9B">
        <w:rPr>
          <w:rFonts w:ascii="Calibri" w:hAnsi="Calibri" w:eastAsia="Calibri" w:cs="Calibri"/>
        </w:rPr>
        <w:t>A</w:t>
      </w:r>
      <w:r>
        <w:t>ML</w:t>
      </w:r>
      <w:r w:rsidR="00220D43">
        <w:t xml:space="preserve"> </w:t>
      </w:r>
      <w:r>
        <w:t xml:space="preserve">Arc </w:t>
      </w:r>
      <w:r w:rsidR="00E538FD">
        <w:t xml:space="preserve">outbound </w:t>
      </w:r>
      <w:r w:rsidR="00325151">
        <w:t>connections</w:t>
      </w:r>
      <w:r w:rsidR="00E538FD">
        <w:t>:</w:t>
      </w:r>
    </w:p>
    <w:p w:rsidRPr="00373BDE" w:rsidR="00E538FD" w:rsidP="00C04F23" w:rsidRDefault="00AA5FAA" w14:paraId="16BD3637" w14:textId="6022466F">
      <w:pPr>
        <w:pStyle w:val="ListParagraph"/>
        <w:numPr>
          <w:ilvl w:val="0"/>
          <w:numId w:val="10"/>
        </w:numPr>
      </w:pPr>
      <w:r>
        <w:t>Azure Relay</w:t>
      </w:r>
    </w:p>
    <w:p w:rsidR="00AA5FAA" w:rsidP="00C04F23" w:rsidRDefault="00AA5FAA" w14:paraId="586BF78F" w14:textId="7427DF72">
      <w:pPr>
        <w:pStyle w:val="ListParagraph"/>
        <w:numPr>
          <w:ilvl w:val="0"/>
          <w:numId w:val="10"/>
        </w:numPr>
      </w:pPr>
      <w:r>
        <w:t>Azure Event hub</w:t>
      </w:r>
    </w:p>
    <w:p w:rsidRPr="00373BDE" w:rsidR="00AA5FAA" w:rsidP="1F528BBB" w:rsidRDefault="2AD02BF0" w14:paraId="262887C9" w14:textId="15E50B1D">
      <w:pPr>
        <w:pStyle w:val="ListParagraph"/>
        <w:numPr>
          <w:ilvl w:val="0"/>
          <w:numId w:val="10"/>
        </w:numPr>
      </w:pPr>
      <w:commentRangeStart w:id="68"/>
      <w:r>
        <w:t>Azure Arc</w:t>
      </w:r>
      <w:r w:rsidR="058A0143">
        <w:t xml:space="preserve"> (</w:t>
      </w:r>
      <w:hyperlink w:anchor="meet-network-requirements" r:id="rId35">
        <w:r w:rsidRPr="353A4C6D" w:rsidR="60313A49">
          <w:rPr>
            <w:rStyle w:val="Hyperlink"/>
          </w:rPr>
          <w:t>netw</w:t>
        </w:r>
        <w:r w:rsidRPr="353A4C6D" w:rsidR="2A5F6148">
          <w:rPr>
            <w:rStyle w:val="Hyperlink"/>
          </w:rPr>
          <w:t>ork requirements</w:t>
        </w:r>
      </w:hyperlink>
      <w:r w:rsidR="66252CA5">
        <w:t>)</w:t>
      </w:r>
      <w:commentRangeEnd w:id="68"/>
      <w:r w:rsidR="00AA5FAA">
        <w:rPr>
          <w:rStyle w:val="CommentReference"/>
        </w:rPr>
        <w:commentReference w:id="68"/>
      </w:r>
      <w:commentRangeEnd w:id="67"/>
      <w:r>
        <w:rPr>
          <w:rStyle w:val="CommentReference"/>
        </w:rPr>
        <w:commentReference w:id="67"/>
      </w:r>
    </w:p>
    <w:p w:rsidR="00407940" w:rsidP="7733C1C9" w:rsidRDefault="00407940" w14:paraId="363B22F1" w14:textId="48D01CDA">
      <w:r>
        <w:t>Network requrements</w:t>
      </w:r>
    </w:p>
    <w:p w:rsidR="00407940" w:rsidP="00407940" w:rsidRDefault="00407940" w14:paraId="36CAB699" w14:textId="77777777">
      <w:pPr>
        <w:ind w:left="360"/>
      </w:pPr>
      <w:r>
        <w:t>AzureML Extension</w:t>
      </w:r>
    </w:p>
    <w:p w:rsidR="00407940" w:rsidP="004440F8" w:rsidRDefault="00873A1E" w14:paraId="19CBD7A3" w14:textId="77777777">
      <w:pPr>
        <w:pStyle w:val="ListParagraph"/>
        <w:numPr>
          <w:ilvl w:val="0"/>
          <w:numId w:val="25"/>
        </w:numPr>
      </w:pPr>
      <w:hyperlink w:history="1" w:anchor="scenario-workspace-created-with-the-hbi_workspace-flag-enabled" r:id="rId36">
        <w:r w:rsidR="00407940">
          <w:rPr>
            <w:rStyle w:val="Hyperlink"/>
          </w:rPr>
          <w:t>Network requirements</w:t>
        </w:r>
      </w:hyperlink>
    </w:p>
    <w:p w:rsidR="00407940" w:rsidP="00407940" w:rsidRDefault="00407940" w14:paraId="3C1C49B4" w14:textId="77777777">
      <w:pPr>
        <w:ind w:left="360"/>
      </w:pPr>
      <w:r>
        <w:t xml:space="preserve">Azure-Arc </w:t>
      </w:r>
    </w:p>
    <w:p w:rsidR="00407940" w:rsidP="004440F8" w:rsidRDefault="00873A1E" w14:paraId="24444ECA" w14:textId="77777777">
      <w:pPr>
        <w:pStyle w:val="ListParagraph"/>
        <w:numPr>
          <w:ilvl w:val="0"/>
          <w:numId w:val="24"/>
        </w:numPr>
      </w:pPr>
      <w:hyperlink w:history="1" w:anchor="details" r:id="rId37">
        <w:r w:rsidR="00407940">
          <w:rPr>
            <w:rStyle w:val="Hyperlink"/>
          </w:rPr>
          <w:t>Network requirements</w:t>
        </w:r>
      </w:hyperlink>
    </w:p>
    <w:p w:rsidR="00407940" w:rsidP="004440F8" w:rsidRDefault="00873A1E" w14:paraId="6B8F7166" w14:textId="77777777">
      <w:pPr>
        <w:pStyle w:val="ListParagraph"/>
        <w:numPr>
          <w:ilvl w:val="0"/>
          <w:numId w:val="24"/>
        </w:numPr>
      </w:pPr>
      <w:hyperlink w:history="1" w:anchor="data-exchange-between-cluster-and-azure" r:id="rId38">
        <w:r w:rsidR="00407940">
          <w:rPr>
            <w:rStyle w:val="Hyperlink"/>
          </w:rPr>
          <w:t>Data exchange between cluster and Azure</w:t>
        </w:r>
      </w:hyperlink>
    </w:p>
    <w:p w:rsidR="01237DEA" w:rsidP="5CD038CC" w:rsidRDefault="28F00223" w14:paraId="705638B7" w14:textId="116776B0">
      <w:pPr>
        <w:pStyle w:val="Heading1"/>
        <w:rPr>
          <w:lang w:eastAsia="zh-CN"/>
        </w:rPr>
      </w:pPr>
      <w:r>
        <w:t xml:space="preserve">Preset Flow for </w:t>
      </w:r>
      <w:r w:rsidR="4B4BCD38">
        <w:t>A</w:t>
      </w:r>
      <w:r>
        <w:t>MLArc</w:t>
      </w:r>
    </w:p>
    <w:p w:rsidR="346E3F7A" w:rsidP="338B20F3" w:rsidRDefault="346E3F7A" w14:paraId="3A03A1B0" w14:textId="1A8D4286">
      <w:pPr>
        <w:rPr>
          <w:rFonts w:ascii="Calibri" w:hAnsi="Calibri" w:eastAsia="Calibri" w:cs="Calibri"/>
        </w:rPr>
      </w:pPr>
      <w:r>
        <w:t xml:space="preserve">See </w:t>
      </w:r>
      <w:r w:rsidRPr="338B20F3" w:rsidR="109AC26F">
        <w:rPr>
          <w:rFonts w:ascii="Calibri" w:hAnsi="Calibri" w:eastAsia="Calibri" w:cs="Calibri"/>
          <w:color w:val="000000" w:themeColor="text1"/>
        </w:rPr>
        <w:t>https://microsoftapc-my.sharepoint.com/:w:/g/personal/mingj_microsoft_com/Ed7PvVayyL5NrJAs75jV8ncBcbK2jBkp6EnG0rFRL05V-A?e=Ejvucy</w:t>
      </w:r>
    </w:p>
    <w:p w:rsidR="007601E8" w:rsidP="4B038EC2" w:rsidRDefault="00C4098F" w14:paraId="346244C8" w14:textId="6883C360">
      <w:pPr>
        <w:pStyle w:val="Heading1"/>
        <w:rPr>
          <w:lang w:eastAsia="zh-CN"/>
        </w:rPr>
      </w:pPr>
      <w:r>
        <w:rPr>
          <w:lang w:eastAsia="zh-CN"/>
        </w:rPr>
        <w:t xml:space="preserve">Model </w:t>
      </w:r>
      <w:r w:rsidR="009B00B2">
        <w:rPr>
          <w:lang w:eastAsia="zh-CN"/>
        </w:rPr>
        <w:t>&amp; Image</w:t>
      </w:r>
      <w:r>
        <w:rPr>
          <w:lang w:eastAsia="zh-CN"/>
        </w:rPr>
        <w:t xml:space="preserve"> Download</w:t>
      </w:r>
    </w:p>
    <w:p w:rsidR="007601E8" w:rsidP="007601E8" w:rsidRDefault="00C150D1" w14:paraId="00E88FDF" w14:textId="0CFF5873">
      <w:r>
        <w:t>We are adopting a pus</w:t>
      </w:r>
      <w:r w:rsidR="007763D1">
        <w:t>h model where models/weights</w:t>
      </w:r>
      <w:r w:rsidR="00E22282">
        <w:t xml:space="preserve"> are “pushed” from tented registry/blob </w:t>
      </w:r>
      <w:r w:rsidR="000D3858">
        <w:t>into</w:t>
      </w:r>
      <w:r w:rsidR="008E3BE3">
        <w:t xml:space="preserve"> </w:t>
      </w:r>
      <w:r w:rsidR="00841848">
        <w:t xml:space="preserve">third-party </w:t>
      </w:r>
      <w:r w:rsidR="00F94EEB">
        <w:t>worker pool</w:t>
      </w:r>
      <w:r w:rsidR="002C2010">
        <w:t>’s</w:t>
      </w:r>
      <w:r w:rsidR="00F94EEB">
        <w:t xml:space="preserve"> private network.</w:t>
      </w:r>
    </w:p>
    <w:p w:rsidR="00887AE0" w:rsidP="00887AE0" w:rsidRDefault="00887AE0" w14:paraId="1C522DF2" w14:textId="77777777">
      <w:pPr>
        <w:pStyle w:val="Heading1"/>
      </w:pPr>
      <w:r>
        <w:t xml:space="preserve">   Questions:</w:t>
      </w:r>
    </w:p>
    <w:p w:rsidRPr="00B00D09" w:rsidR="00887AE0" w:rsidP="004440F8" w:rsidRDefault="00887AE0" w14:paraId="17B9697E" w14:textId="77777777">
      <w:pPr>
        <w:pStyle w:val="ListParagraph"/>
        <w:numPr>
          <w:ilvl w:val="0"/>
          <w:numId w:val="22"/>
        </w:numPr>
      </w:pPr>
      <w:r>
        <w:t>Which service should be responsible for syncing the model/image from Azure to local cluster storage, when the sync is triggered?</w:t>
      </w:r>
    </w:p>
    <w:p w:rsidR="00887AE0" w:rsidP="004440F8" w:rsidRDefault="00887AE0" w14:paraId="3F10D2AD" w14:textId="2869D847">
      <w:pPr>
        <w:pStyle w:val="ListParagraph"/>
        <w:numPr>
          <w:ilvl w:val="0"/>
          <w:numId w:val="22"/>
        </w:numPr>
      </w:pPr>
      <w:r>
        <w:t>How many models</w:t>
      </w:r>
      <w:r w:rsidR="006C3292">
        <w:t>/images</w:t>
      </w:r>
      <w:r>
        <w:t xml:space="preserve"> need to be maintained in local storage, what the estimation total storage size is, especially, how to retire old versions, manually or automatically delete oldest version?</w:t>
      </w:r>
    </w:p>
    <w:p w:rsidR="00CB17A4" w:rsidP="004440F8" w:rsidRDefault="00CD0D8F" w14:paraId="384CB502" w14:textId="1BA7F642">
      <w:pPr>
        <w:pStyle w:val="ListParagraph"/>
        <w:numPr>
          <w:ilvl w:val="0"/>
          <w:numId w:val="22"/>
        </w:numPr>
      </w:pPr>
      <w:r>
        <w:t>H</w:t>
      </w:r>
      <w:r w:rsidR="0007518C">
        <w:t>ow is CMP image downloaded? From</w:t>
      </w:r>
      <w:r w:rsidR="00483435">
        <w:t xml:space="preserve"> MCR or local image registry?</w:t>
      </w:r>
    </w:p>
    <w:p w:rsidR="00887AE0" w:rsidP="004440F8" w:rsidRDefault="00887AE0" w14:paraId="56E2E17B" w14:textId="77777777">
      <w:pPr>
        <w:pStyle w:val="ListParagraph"/>
        <w:numPr>
          <w:ilvl w:val="0"/>
          <w:numId w:val="22"/>
        </w:numPr>
      </w:pPr>
      <w:r>
        <w:t>Are the local storage nodes stable? Does the membership need to be dynamically updated frequently?</w:t>
      </w:r>
    </w:p>
    <w:p w:rsidR="002704CA" w:rsidP="004440F8" w:rsidRDefault="002704CA" w14:paraId="202867FF" w14:textId="77777777">
      <w:pPr>
        <w:pStyle w:val="ListParagraph"/>
        <w:numPr>
          <w:ilvl w:val="0"/>
          <w:numId w:val="22"/>
        </w:numPr>
        <w:spacing w:after="0"/>
      </w:pPr>
      <w:r w:rsidRPr="1BF94BC3">
        <w:t>How many models are to be cached, and how to maintain, especially, how to retire old versions?</w:t>
      </w:r>
      <w:r w:rsidRPr="0C2EED4C">
        <w:t xml:space="preserve"> </w:t>
      </w:r>
      <w:r>
        <w:t xml:space="preserve"> - At lease 4-5 version(1.2T per version)</w:t>
      </w:r>
    </w:p>
    <w:p w:rsidR="002704CA" w:rsidP="004440F8" w:rsidRDefault="002704CA" w14:paraId="492A6080" w14:textId="5958A05C">
      <w:pPr>
        <w:pStyle w:val="ListParagraph"/>
        <w:numPr>
          <w:ilvl w:val="0"/>
          <w:numId w:val="22"/>
        </w:numPr>
        <w:spacing w:after="0"/>
      </w:pPr>
      <w:r w:rsidRPr="1BF94BC3">
        <w:t xml:space="preserve">Is it safe that when keep the model files </w:t>
      </w:r>
      <w:r w:rsidR="001F4EE8">
        <w:t>/ images</w:t>
      </w:r>
      <w:r w:rsidRPr="1BF94BC3">
        <w:t xml:space="preserve"> on a node after the deployment is removed?</w:t>
      </w:r>
      <w:r>
        <w:t xml:space="preserve"> - Not a must.</w:t>
      </w:r>
    </w:p>
    <w:p w:rsidR="002704CA" w:rsidP="004440F8" w:rsidRDefault="002704CA" w14:paraId="78F66909" w14:textId="595A23DE">
      <w:pPr>
        <w:pStyle w:val="ListParagraph"/>
        <w:numPr>
          <w:ilvl w:val="0"/>
          <w:numId w:val="22"/>
        </w:numPr>
      </w:pPr>
      <w:r>
        <w:t>…</w:t>
      </w:r>
    </w:p>
    <w:p w:rsidR="00F64695" w:rsidP="007601E8" w:rsidRDefault="00A56943" w14:paraId="1EAAC3EF" w14:textId="39F58036">
      <w:r>
        <w:t xml:space="preserve"> </w:t>
      </w:r>
      <w:commentRangeStart w:id="69"/>
      <w:r>
        <w:t>There are 3</w:t>
      </w:r>
      <w:r w:rsidR="00787D49">
        <w:t xml:space="preserve">(or could be more) potential </w:t>
      </w:r>
      <w:r w:rsidR="00AF4CD4">
        <w:t xml:space="preserve">paths to </w:t>
      </w:r>
      <w:r w:rsidR="00405A5A">
        <w:t>push down the needed model and weights:</w:t>
      </w:r>
      <w:commentRangeEnd w:id="69"/>
      <w:r w:rsidR="00D84616">
        <w:rPr>
          <w:rStyle w:val="CommentReference"/>
        </w:rPr>
        <w:commentReference w:id="69"/>
      </w:r>
    </w:p>
    <w:p w:rsidRPr="00405A5A" w:rsidR="00405A5A" w:rsidP="004440F8" w:rsidRDefault="00405A5A" w14:paraId="24455B42" w14:textId="46DCDE02">
      <w:pPr>
        <w:pStyle w:val="ListParagraph"/>
        <w:numPr>
          <w:ilvl w:val="0"/>
          <w:numId w:val="26"/>
        </w:numPr>
        <w:spacing w:after="0" w:line="240" w:lineRule="auto"/>
      </w:pPr>
      <w:r w:rsidRPr="00405A5A">
        <w:t xml:space="preserve">Artifact push service directly pushes data to in-cluster cache within </w:t>
      </w:r>
      <w:r w:rsidR="008E78DD">
        <w:t>the 3</w:t>
      </w:r>
      <w:r w:rsidRPr="008E78DD" w:rsidR="008E78DD">
        <w:rPr>
          <w:vertAlign w:val="superscript"/>
        </w:rPr>
        <w:t>rd</w:t>
      </w:r>
      <w:r w:rsidR="008E78DD">
        <w:t xml:space="preserve"> party </w:t>
      </w:r>
      <w:r w:rsidR="005B5399">
        <w:t>network</w:t>
      </w:r>
      <w:r w:rsidRPr="00405A5A">
        <w:t xml:space="preserve"> boundary. Deployment pulls data from in-cluster cache.</w:t>
      </w:r>
    </w:p>
    <w:p w:rsidRPr="00405A5A" w:rsidR="00405A5A" w:rsidP="004440F8" w:rsidRDefault="00405A5A" w14:paraId="13CAAB7A" w14:textId="6A8EA11B">
      <w:pPr>
        <w:pStyle w:val="ListParagraph"/>
        <w:numPr>
          <w:ilvl w:val="0"/>
          <w:numId w:val="26"/>
        </w:numPr>
        <w:spacing w:after="0" w:line="240" w:lineRule="auto"/>
      </w:pPr>
      <w:r w:rsidRPr="00405A5A">
        <w:t xml:space="preserve">Artifact push service pushes data to a Staging area in Azure vNet boundary, and a service pushes data down(or sync-ed from) to in-cluster cache within </w:t>
      </w:r>
      <w:r w:rsidR="006C7FDB">
        <w:t>the 3</w:t>
      </w:r>
      <w:r w:rsidRPr="006C7FDB" w:rsidR="006C7FDB">
        <w:rPr>
          <w:vertAlign w:val="superscript"/>
        </w:rPr>
        <w:t>rd</w:t>
      </w:r>
      <w:r w:rsidR="006C7FDB">
        <w:t xml:space="preserve"> party ntework</w:t>
      </w:r>
      <w:r w:rsidRPr="00405A5A">
        <w:t xml:space="preserve"> boundary. Deployment pulls data from in-cluster cache.</w:t>
      </w:r>
    </w:p>
    <w:p w:rsidR="00405A5A" w:rsidP="004440F8" w:rsidRDefault="00405A5A" w14:paraId="4C96A023" w14:textId="55D1AF9F">
      <w:pPr>
        <w:pStyle w:val="ListParagraph"/>
        <w:numPr>
          <w:ilvl w:val="0"/>
          <w:numId w:val="26"/>
        </w:numPr>
      </w:pPr>
      <w:r w:rsidRPr="00405A5A">
        <w:t>Artifact push service pushes data to a cache in Azure vNet boundary, and deployment pulls data from in-Azure cache</w:t>
      </w:r>
      <w:r w:rsidR="00E66D07">
        <w:t>.</w:t>
      </w:r>
    </w:p>
    <w:p w:rsidR="00405A5A" w:rsidP="00405A5A" w:rsidRDefault="00405A5A" w14:paraId="3335F213" w14:textId="77777777">
      <w:pPr>
        <w:pStyle w:val="ListParagraph"/>
      </w:pPr>
    </w:p>
    <w:p w:rsidR="005B469F" w:rsidP="00405A5A" w:rsidRDefault="005B469F" w14:paraId="2F7CD0FB" w14:textId="10F588D1">
      <w:pPr>
        <w:pStyle w:val="ListParagraph"/>
      </w:pPr>
      <w:r>
        <w:t>Option 1</w:t>
      </w:r>
      <w:r w:rsidR="006E27BE">
        <w:t>: potential security concern</w:t>
      </w:r>
      <w:r w:rsidR="00786C29">
        <w:t>s</w:t>
      </w:r>
    </w:p>
    <w:p w:rsidR="008B1D82" w:rsidP="00405A5A" w:rsidRDefault="005B469F" w14:paraId="61043139" w14:textId="4669CCAD">
      <w:pPr>
        <w:pStyle w:val="ListParagraph"/>
      </w:pPr>
      <w:r>
        <w:t xml:space="preserve">For Option 2, one </w:t>
      </w:r>
      <w:r w:rsidR="00752729">
        <w:t>potential</w:t>
      </w:r>
      <w:r>
        <w:t xml:space="preserve"> implementation mechanism is to use a </w:t>
      </w:r>
      <w:r w:rsidR="008B1D82">
        <w:t>MIR cluster as a proxy</w:t>
      </w:r>
    </w:p>
    <w:p w:rsidR="008B1D82" w:rsidP="008B1D82" w:rsidRDefault="25704329" w14:paraId="09D65209" w14:textId="46A1D1A8">
      <w:pPr>
        <w:pStyle w:val="ListParagraph"/>
      </w:pPr>
      <w:r>
        <w:rPr>
          <w:noProof/>
        </w:rPr>
        <w:drawing>
          <wp:inline distT="0" distB="0" distL="0" distR="0" wp14:anchorId="5F7615EB" wp14:editId="411E5F8D">
            <wp:extent cx="5943600" cy="3987167"/>
            <wp:effectExtent l="0" t="0" r="0" b="0"/>
            <wp:docPr id="1873222581" name="Picture 1873222581"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9590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987167"/>
                    </a:xfrm>
                    <a:prstGeom prst="rect">
                      <a:avLst/>
                    </a:prstGeom>
                  </pic:spPr>
                </pic:pic>
              </a:graphicData>
            </a:graphic>
          </wp:inline>
        </w:drawing>
      </w:r>
    </w:p>
    <w:p w:rsidR="00DF4B0A" w:rsidP="005E3D32" w:rsidRDefault="00986E39" w14:paraId="752CB803" w14:textId="3639A3BE">
      <w:pPr>
        <w:pStyle w:val="ListParagraph"/>
      </w:pPr>
      <w:r>
        <w:t>We will pre-configure a</w:t>
      </w:r>
      <w:r w:rsidR="00B95288">
        <w:t xml:space="preserve"> MIR cluster which has permission to download the model the cluster. </w:t>
      </w:r>
      <w:r w:rsidR="005E3D32">
        <w:t>This MIR cluster will be vnet-peer</w:t>
      </w:r>
      <w:r w:rsidR="00EA7909">
        <w:t>ing</w:t>
      </w:r>
      <w:r w:rsidR="005E3D32">
        <w:t xml:space="preserve"> with </w:t>
      </w:r>
      <w:r w:rsidR="00EA7909">
        <w:t xml:space="preserve">AmlArc cluster. </w:t>
      </w:r>
      <w:r w:rsidR="00880E3D">
        <w:t xml:space="preserve">When user deploy new deployment to the </w:t>
      </w:r>
      <w:r w:rsidR="003A3033">
        <w:t>AmlArc cluster, the workflow will check if the model exists on the MIR cluster and do file sync to get the model from the MIR cluster.</w:t>
      </w:r>
      <w:r w:rsidR="005E3D32">
        <w:t xml:space="preserve">  </w:t>
      </w:r>
    </w:p>
    <w:p w:rsidR="00A137E2" w:rsidP="007221F4" w:rsidRDefault="00A137E2" w14:paraId="2AAF8D39" w14:textId="77777777">
      <w:pPr>
        <w:spacing w:after="0" w:line="240" w:lineRule="auto"/>
      </w:pPr>
    </w:p>
    <w:p w:rsidR="00A137E2" w:rsidP="007221F4" w:rsidRDefault="00A137E2" w14:paraId="6E0A53EC" w14:textId="77777777">
      <w:pPr>
        <w:spacing w:after="0" w:line="240" w:lineRule="auto"/>
      </w:pPr>
    </w:p>
    <w:p w:rsidR="008C741D" w:rsidP="000E38E0" w:rsidRDefault="00556339" w14:paraId="5532C2BC" w14:textId="2BC98BF1">
      <w:pPr>
        <w:pStyle w:val="Heading2"/>
      </w:pPr>
      <w:r>
        <w:t xml:space="preserve">Proposed </w:t>
      </w:r>
      <w:r w:rsidR="00196699">
        <w:t>storage solution</w:t>
      </w:r>
    </w:p>
    <w:p w:rsidRPr="000E38E0" w:rsidR="000E38E0" w:rsidP="00751E01" w:rsidRDefault="000E38E0" w14:paraId="7F955982" w14:textId="76C0990A">
      <w:pPr>
        <w:pStyle w:val="Heading3"/>
      </w:pPr>
      <w:r>
        <w:t>Model</w:t>
      </w:r>
      <w:r w:rsidR="00947C6D">
        <w:t xml:space="preserve"> </w:t>
      </w:r>
      <w:r w:rsidR="00D71DD6">
        <w:t>&amp;</w:t>
      </w:r>
      <w:r w:rsidR="00947C6D">
        <w:t xml:space="preserve"> </w:t>
      </w:r>
      <w:r w:rsidR="00D71DD6">
        <w:t>I</w:t>
      </w:r>
      <w:r w:rsidR="00947C6D">
        <w:t>mage publish</w:t>
      </w:r>
    </w:p>
    <w:p w:rsidRPr="008E62AD" w:rsidR="008E62AD" w:rsidP="004440F8" w:rsidRDefault="004D7122" w14:paraId="5EA1C369" w14:textId="29115CDD">
      <w:pPr>
        <w:pStyle w:val="ListParagraph"/>
        <w:numPr>
          <w:ilvl w:val="0"/>
          <w:numId w:val="31"/>
        </w:numPr>
      </w:pPr>
      <w:r>
        <w:t>TBD</w:t>
      </w:r>
    </w:p>
    <w:p w:rsidRPr="000E38E0" w:rsidR="000E38E0" w:rsidP="000E38E0" w:rsidRDefault="000E38E0" w14:paraId="48DDDE99" w14:textId="09B06AFC">
      <w:pPr>
        <w:pStyle w:val="Heading3"/>
      </w:pPr>
      <w:r>
        <w:t>Image download</w:t>
      </w:r>
    </w:p>
    <w:p w:rsidRPr="003D4D24" w:rsidR="003D4D24" w:rsidP="004440F8" w:rsidRDefault="003D4D24" w14:paraId="0B3460AA" w14:textId="2376B849">
      <w:pPr>
        <w:pStyle w:val="ListParagraph"/>
        <w:numPr>
          <w:ilvl w:val="0"/>
          <w:numId w:val="30"/>
        </w:numPr>
      </w:pPr>
      <w:r>
        <w:t xml:space="preserve">Image is downloaded from the </w:t>
      </w:r>
      <w:r w:rsidR="002359A5">
        <w:t>asset registry service by kubelet directly.</w:t>
      </w:r>
      <w:r w:rsidR="00373B76">
        <w:t xml:space="preserve"> The asset registry follows the OCI distribution spec.</w:t>
      </w:r>
    </w:p>
    <w:p w:rsidR="004C19C9" w:rsidP="000E38E0" w:rsidRDefault="000E38E0" w14:paraId="4E4FAD2D" w14:textId="6B1BAEFD">
      <w:pPr>
        <w:pStyle w:val="Heading3"/>
      </w:pPr>
      <w:r>
        <w:t>Model download</w:t>
      </w:r>
    </w:p>
    <w:p w:rsidR="00105ACC" w:rsidP="004440F8" w:rsidRDefault="002A7B75" w14:paraId="704A178F" w14:textId="6761AD01">
      <w:pPr>
        <w:pStyle w:val="ListParagraph"/>
        <w:numPr>
          <w:ilvl w:val="0"/>
          <w:numId w:val="29"/>
        </w:numPr>
        <w:spacing w:after="0" w:line="240" w:lineRule="auto"/>
      </w:pPr>
      <w:r>
        <w:t>User pod has</w:t>
      </w:r>
      <w:r w:rsidR="00712859">
        <w:t xml:space="preserve"> a PVC</w:t>
      </w:r>
      <w:r w:rsidR="00C47C4D">
        <w:t xml:space="preserve"> pointing to the required model version</w:t>
      </w:r>
      <w:r w:rsidR="006F4A54">
        <w:t>.</w:t>
      </w:r>
    </w:p>
    <w:p w:rsidR="00A71355" w:rsidP="004440F8" w:rsidRDefault="007B75C6" w14:paraId="62E35B30" w14:textId="370F7754">
      <w:pPr>
        <w:pStyle w:val="ListParagraph"/>
        <w:numPr>
          <w:ilvl w:val="0"/>
          <w:numId w:val="29"/>
        </w:numPr>
        <w:spacing w:after="0" w:line="240" w:lineRule="auto"/>
      </w:pPr>
      <w:r>
        <w:t>The</w:t>
      </w:r>
      <w:r w:rsidR="00DF7A9A">
        <w:t xml:space="preserve"> corresponding PV </w:t>
      </w:r>
      <w:r>
        <w:t>should be created when</w:t>
      </w:r>
      <w:r w:rsidR="00DF7A9A">
        <w:t xml:space="preserve"> </w:t>
      </w:r>
      <w:r w:rsidR="006F4A54">
        <w:t>the model is published to the OCI cluster.</w:t>
      </w:r>
    </w:p>
    <w:p w:rsidR="0009515A" w:rsidP="004440F8" w:rsidRDefault="0009515A" w14:paraId="6CE02557" w14:textId="21D94745">
      <w:pPr>
        <w:pStyle w:val="ListParagraph"/>
        <w:numPr>
          <w:ilvl w:val="0"/>
          <w:numId w:val="29"/>
        </w:numPr>
        <w:spacing w:after="0" w:line="240" w:lineRule="auto"/>
      </w:pPr>
      <w:r>
        <w:t>The PV is attached</w:t>
      </w:r>
      <w:r w:rsidR="000233AB">
        <w:t xml:space="preserve"> </w:t>
      </w:r>
      <w:r w:rsidR="00592F28">
        <w:t>(downloaded</w:t>
      </w:r>
      <w:r>
        <w:t xml:space="preserve"> </w:t>
      </w:r>
      <w:r w:rsidR="000F42E2">
        <w:t>actually)</w:t>
      </w:r>
      <w:r>
        <w:t xml:space="preserve"> to the node where </w:t>
      </w:r>
      <w:r w:rsidR="000233AB">
        <w:t xml:space="preserve">the </w:t>
      </w:r>
      <w:r>
        <w:t>user Pod is scheduled</w:t>
      </w:r>
      <w:r w:rsidR="00C85208">
        <w:t>. The</w:t>
      </w:r>
      <w:r>
        <w:t xml:space="preserve"> </w:t>
      </w:r>
      <w:r w:rsidR="000233AB">
        <w:t xml:space="preserve">download </w:t>
      </w:r>
      <w:r w:rsidR="00A37F73">
        <w:t>action</w:t>
      </w:r>
      <w:r w:rsidR="000233AB">
        <w:t xml:space="preserve"> is triggered </w:t>
      </w:r>
      <w:r>
        <w:t>by CSI controller plugin</w:t>
      </w:r>
      <w:r w:rsidR="00487F12">
        <w:t xml:space="preserve"> when it receives </w:t>
      </w:r>
      <w:r w:rsidR="00590CD2">
        <w:t>ControllerPublishVolume RPC call and</w:t>
      </w:r>
      <w:r w:rsidR="0006299A">
        <w:t xml:space="preserve"> is done by CSI node plugin</w:t>
      </w:r>
      <w:r w:rsidR="001023BD">
        <w:t>.</w:t>
      </w:r>
    </w:p>
    <w:p w:rsidR="00827E42" w:rsidP="004440F8" w:rsidRDefault="00086240" w14:paraId="683B1349" w14:textId="2FA928CF">
      <w:pPr>
        <w:pStyle w:val="ListParagraph"/>
        <w:numPr>
          <w:ilvl w:val="0"/>
          <w:numId w:val="29"/>
        </w:numPr>
        <w:spacing w:after="0" w:line="240" w:lineRule="auto"/>
      </w:pPr>
      <w:r>
        <w:t xml:space="preserve">CSI node plugin is a </w:t>
      </w:r>
      <w:r w:rsidR="00FF65A9">
        <w:t>D</w:t>
      </w:r>
      <w:r>
        <w:t>aemonset r</w:t>
      </w:r>
      <w:r w:rsidR="00846376">
        <w:t xml:space="preserve">unning on every worker node and </w:t>
      </w:r>
      <w:r w:rsidR="00A40A3F">
        <w:t>acts as</w:t>
      </w:r>
      <w:r w:rsidR="00846376">
        <w:t xml:space="preserve"> the </w:t>
      </w:r>
      <w:r w:rsidR="00A40A3F">
        <w:t>download client, it first tries to resolve the model manifest</w:t>
      </w:r>
      <w:r w:rsidR="00833FEE">
        <w:t xml:space="preserve"> from </w:t>
      </w:r>
      <w:r w:rsidR="00E727E2">
        <w:t>the cluster a</w:t>
      </w:r>
      <w:r w:rsidR="00833FEE">
        <w:t>sset</w:t>
      </w:r>
      <w:r w:rsidR="00E727E2">
        <w:t xml:space="preserve"> registry and get the full list of storage items to download, then it </w:t>
      </w:r>
      <w:r w:rsidR="001951C6">
        <w:t>starts the download in parallel</w:t>
      </w:r>
      <w:r w:rsidR="00D070DF">
        <w:t xml:space="preserve"> from the local storage cluster.</w:t>
      </w:r>
    </w:p>
    <w:p w:rsidR="00751E01" w:rsidP="003D4D24" w:rsidRDefault="003D4D24" w14:paraId="6412D8AA" w14:textId="337074D6">
      <w:pPr>
        <w:pStyle w:val="Heading3"/>
      </w:pPr>
      <w:r>
        <w:t xml:space="preserve">Model </w:t>
      </w:r>
      <w:r w:rsidR="00BF6C11">
        <w:t>&amp;</w:t>
      </w:r>
      <w:r>
        <w:t xml:space="preserve"> Image reconcile / repair</w:t>
      </w:r>
    </w:p>
    <w:p w:rsidRPr="00EF1839" w:rsidR="00EF1839" w:rsidP="004440F8" w:rsidRDefault="00EF1839" w14:paraId="16EBB8D0" w14:textId="6594EB65">
      <w:pPr>
        <w:pStyle w:val="ListParagraph"/>
        <w:numPr>
          <w:ilvl w:val="0"/>
          <w:numId w:val="29"/>
        </w:numPr>
      </w:pPr>
      <w:r>
        <w:t xml:space="preserve">The </w:t>
      </w:r>
      <w:r w:rsidR="004171A0">
        <w:t xml:space="preserve">asset push service in Azure should periodically poll the </w:t>
      </w:r>
      <w:r w:rsidR="003234C5">
        <w:t>cluster asset registry service to check whether there’s any asset broken and try to push it again.</w:t>
      </w:r>
    </w:p>
    <w:p w:rsidRPr="00EF1839" w:rsidR="003234C5" w:rsidP="004440F8" w:rsidRDefault="003234C5" w14:paraId="2508179B" w14:textId="5DC46C04">
      <w:pPr>
        <w:pStyle w:val="ListParagraph"/>
        <w:numPr>
          <w:ilvl w:val="0"/>
          <w:numId w:val="29"/>
        </w:numPr>
      </w:pPr>
      <w:r>
        <w:t xml:space="preserve">The asset registry service in the cluster should maintain </w:t>
      </w:r>
      <w:r w:rsidR="00BD4398">
        <w:t>the latest health state of each asset in case the underlying storage cluster</w:t>
      </w:r>
      <w:r w:rsidR="001F19ED">
        <w:t>.</w:t>
      </w:r>
    </w:p>
    <w:p w:rsidR="000E32E1" w:rsidP="005E3D32" w:rsidRDefault="00F50E55" w14:paraId="4A381D9A" w14:textId="25816DD5">
      <w:pPr>
        <w:pStyle w:val="ListParagraph"/>
      </w:pPr>
      <w:r w:rsidRPr="00F50E55">
        <w:rPr>
          <w:noProof/>
        </w:rPr>
        <w:drawing>
          <wp:inline distT="0" distB="0" distL="0" distR="0" wp14:anchorId="452AC491" wp14:editId="4481E018">
            <wp:extent cx="5943600" cy="3261360"/>
            <wp:effectExtent l="0" t="0" r="0" b="0"/>
            <wp:docPr id="51930407" name="Picture 51930407"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407" name="Picture 1" descr="A picture containing text, diagram, plan, parallel&#10;&#10;Description automatically generated"/>
                    <pic:cNvPicPr/>
                  </pic:nvPicPr>
                  <pic:blipFill>
                    <a:blip r:embed="rId40"/>
                    <a:stretch>
                      <a:fillRect/>
                    </a:stretch>
                  </pic:blipFill>
                  <pic:spPr>
                    <a:xfrm>
                      <a:off x="0" y="0"/>
                      <a:ext cx="5943600" cy="3261360"/>
                    </a:xfrm>
                    <a:prstGeom prst="rect">
                      <a:avLst/>
                    </a:prstGeom>
                  </pic:spPr>
                </pic:pic>
              </a:graphicData>
            </a:graphic>
          </wp:inline>
        </w:drawing>
      </w:r>
    </w:p>
    <w:p w:rsidR="007D2CE4" w:rsidP="000E58C8" w:rsidRDefault="1CE3F48A" w14:paraId="01C760CB" w14:textId="421F6A26">
      <w:pPr>
        <w:pStyle w:val="Heading1"/>
      </w:pPr>
      <w:r>
        <w:t>Metrics</w:t>
      </w:r>
      <w:r w:rsidR="799C8438">
        <w:t xml:space="preserve"> </w:t>
      </w:r>
      <w:r w:rsidR="48215948">
        <w:t>and Logging</w:t>
      </w:r>
    </w:p>
    <w:p w:rsidRPr="002A73C7" w:rsidR="002A73C7" w:rsidP="002A73C7" w:rsidRDefault="00873A1E" w14:paraId="7B02DD35" w14:textId="4B80E203">
      <w:hyperlink r:id="rId41">
        <w:r w:rsidRPr="4A17572B" w:rsidR="15F3B0FC">
          <w:rPr>
            <w:rStyle w:val="Hyperlink"/>
          </w:rPr>
          <w:t>OCI-Network-Logging-Metrics-Review.docx</w:t>
        </w:r>
      </w:hyperlink>
    </w:p>
    <w:p w:rsidR="5BC98FB5" w:rsidP="5BC98FB5" w:rsidRDefault="4490CBD7" w14:paraId="786C6F2F" w14:textId="2D34F19D">
      <w:pPr>
        <w:spacing w:line="257" w:lineRule="auto"/>
      </w:pPr>
      <w:commentRangeStart w:id="70"/>
      <w:commentRangeStart w:id="71"/>
      <w:r>
        <w:t xml:space="preserve">This </w:t>
      </w:r>
      <w:r w:rsidR="363B4EBA">
        <w:t xml:space="preserve">table lists </w:t>
      </w:r>
      <w:r w:rsidR="2958D360">
        <w:t>the m</w:t>
      </w:r>
      <w:r w:rsidR="2BEEB177">
        <w:t>e</w:t>
      </w:r>
      <w:r w:rsidR="6AAA0162">
        <w:t>trics/l</w:t>
      </w:r>
      <w:r w:rsidR="18BDC251">
        <w:t>ogs curren</w:t>
      </w:r>
      <w:r w:rsidR="2E2807E6">
        <w:t>lty used by DV</w:t>
      </w:r>
      <w:r w:rsidR="190D2D2A">
        <w:t>3</w:t>
      </w:r>
      <w:r w:rsidR="54D3BF1E">
        <w:t xml:space="preserve"> </w:t>
      </w:r>
      <w:r w:rsidR="1CCAA45D">
        <w:t>(refer</w:t>
      </w:r>
      <w:r w:rsidR="46C34477">
        <w:t xml:space="preserve"> to </w:t>
      </w:r>
      <w:r w:rsidR="2B63B09C">
        <w:t xml:space="preserve">The </w:t>
      </w:r>
      <w:hyperlink w:anchor="3cca8fad-ec00-45e5-b0bc-9fa659e7fe25" r:id="rId42">
        <w:r w:rsidRPr="7B3149A2" w:rsidR="2B63B09C">
          <w:rPr>
            <w:rStyle w:val="Hyperlink"/>
          </w:rPr>
          <w:t>DV3 dashboard</w:t>
        </w:r>
      </w:hyperlink>
      <w:r w:rsidR="2B63B09C">
        <w:t xml:space="preserve"> in MIR</w:t>
      </w:r>
      <w:r w:rsidR="1CCAA45D">
        <w:t>)</w:t>
      </w:r>
      <w:r w:rsidR="54D3BF1E">
        <w:t>:</w:t>
      </w:r>
      <w:commentRangeEnd w:id="70"/>
      <w:r w:rsidR="00204ED4">
        <w:rPr>
          <w:rStyle w:val="CommentReference"/>
        </w:rPr>
        <w:commentReference w:id="70"/>
      </w:r>
      <w:commentRangeEnd w:id="71"/>
      <w:r w:rsidR="00574D1C">
        <w:rPr>
          <w:rStyle w:val="CommentReference"/>
        </w:rPr>
        <w:commentReference w:id="71"/>
      </w:r>
    </w:p>
    <w:tbl>
      <w:tblPr>
        <w:tblW w:w="9360" w:type="dxa"/>
        <w:tblLayout w:type="fixed"/>
        <w:tblLook w:val="06A0" w:firstRow="1" w:lastRow="0" w:firstColumn="1" w:lastColumn="0" w:noHBand="1" w:noVBand="1"/>
      </w:tblPr>
      <w:tblGrid>
        <w:gridCol w:w="1604"/>
        <w:gridCol w:w="1710"/>
        <w:gridCol w:w="1011"/>
        <w:gridCol w:w="1631"/>
        <w:gridCol w:w="2511"/>
        <w:gridCol w:w="893"/>
      </w:tblGrid>
      <w:tr w:rsidR="2437211F" w:rsidTr="2A7145C5" w14:paraId="4B17824B" w14:textId="77777777">
        <w:trPr>
          <w:trHeight w:val="300"/>
        </w:trPr>
        <w:tc>
          <w:tcPr>
            <w:tcW w:w="1604"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op w:w="15" w:type="dxa"/>
              <w:left w:w="15" w:type="dxa"/>
              <w:right w:w="15" w:type="dxa"/>
            </w:tcMar>
            <w:vAlign w:val="bottom"/>
          </w:tcPr>
          <w:p w:rsidR="2437211F" w:rsidP="2437211F" w:rsidRDefault="2437211F" w14:paraId="01292D91" w14:textId="772D3266">
            <w:pPr>
              <w:spacing w:after="0"/>
            </w:pPr>
            <w:r w:rsidRPr="2437211F">
              <w:rPr>
                <w:rFonts w:ascii="Calibri" w:hAnsi="Calibri" w:eastAsia="Calibri" w:cs="Calibri"/>
                <w:color w:val="000000" w:themeColor="text1"/>
              </w:rPr>
              <w:t>Area</w:t>
            </w:r>
          </w:p>
        </w:tc>
        <w:tc>
          <w:tcPr>
            <w:tcW w:w="1710"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op w:w="15" w:type="dxa"/>
              <w:left w:w="15" w:type="dxa"/>
              <w:right w:w="15" w:type="dxa"/>
            </w:tcMar>
            <w:vAlign w:val="bottom"/>
          </w:tcPr>
          <w:p w:rsidR="2437211F" w:rsidP="2437211F" w:rsidRDefault="2437211F" w14:paraId="47774B4B" w14:textId="132F3153">
            <w:pPr>
              <w:spacing w:after="0"/>
            </w:pPr>
            <w:r w:rsidRPr="2437211F">
              <w:rPr>
                <w:rFonts w:ascii="Calibri" w:hAnsi="Calibri" w:eastAsia="Calibri" w:cs="Calibri"/>
                <w:color w:val="000000" w:themeColor="text1"/>
              </w:rPr>
              <w:t>Metric Name</w:t>
            </w:r>
          </w:p>
        </w:tc>
        <w:tc>
          <w:tcPr>
            <w:tcW w:w="1011"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op w:w="15" w:type="dxa"/>
              <w:left w:w="15" w:type="dxa"/>
              <w:right w:w="15" w:type="dxa"/>
            </w:tcMar>
            <w:vAlign w:val="bottom"/>
          </w:tcPr>
          <w:p w:rsidR="2437211F" w:rsidP="2437211F" w:rsidRDefault="2437211F" w14:paraId="18F9886C" w14:textId="5CCB69AA">
            <w:pPr>
              <w:spacing w:after="0"/>
            </w:pPr>
            <w:r w:rsidRPr="2437211F">
              <w:rPr>
                <w:rFonts w:ascii="Calibri" w:hAnsi="Calibri" w:eastAsia="Calibri" w:cs="Calibri"/>
                <w:color w:val="000000" w:themeColor="text1"/>
              </w:rPr>
              <w:t>Source</w:t>
            </w:r>
          </w:p>
        </w:tc>
        <w:tc>
          <w:tcPr>
            <w:tcW w:w="1631"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op w:w="15" w:type="dxa"/>
              <w:left w:w="15" w:type="dxa"/>
              <w:right w:w="15" w:type="dxa"/>
            </w:tcMar>
            <w:vAlign w:val="bottom"/>
          </w:tcPr>
          <w:p w:rsidR="2437211F" w:rsidP="2437211F" w:rsidRDefault="2437211F" w14:paraId="24E03F4A" w14:textId="4D418EB6">
            <w:pPr>
              <w:spacing w:after="0"/>
            </w:pPr>
            <w:r w:rsidRPr="2437211F">
              <w:rPr>
                <w:rFonts w:ascii="Calibri" w:hAnsi="Calibri" w:eastAsia="Calibri" w:cs="Calibri"/>
                <w:color w:val="000000" w:themeColor="text1"/>
              </w:rPr>
              <w:t>Source Table</w:t>
            </w:r>
          </w:p>
        </w:tc>
        <w:tc>
          <w:tcPr>
            <w:tcW w:w="2511"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op w:w="15" w:type="dxa"/>
              <w:left w:w="15" w:type="dxa"/>
              <w:right w:w="15" w:type="dxa"/>
            </w:tcMar>
            <w:vAlign w:val="bottom"/>
          </w:tcPr>
          <w:p w:rsidR="2437211F" w:rsidP="2437211F" w:rsidRDefault="2437211F" w14:paraId="7E68B8F7" w14:textId="4CF9E0B4">
            <w:pPr>
              <w:spacing w:after="0"/>
            </w:pPr>
            <w:r w:rsidRPr="2437211F">
              <w:rPr>
                <w:rFonts w:ascii="Calibri" w:hAnsi="Calibri" w:eastAsia="Calibri" w:cs="Calibri"/>
                <w:color w:val="000000" w:themeColor="text1"/>
              </w:rPr>
              <w:t>Comments</w:t>
            </w:r>
          </w:p>
        </w:tc>
        <w:tc>
          <w:tcPr>
            <w:tcW w:w="893"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top w:w="15" w:type="dxa"/>
              <w:left w:w="15" w:type="dxa"/>
              <w:right w:w="15" w:type="dxa"/>
            </w:tcMar>
            <w:vAlign w:val="bottom"/>
          </w:tcPr>
          <w:p w:rsidR="2437211F" w:rsidP="2437211F" w:rsidRDefault="2437211F" w14:paraId="6136412F" w14:textId="449FA1D3">
            <w:pPr>
              <w:spacing w:after="0"/>
            </w:pPr>
            <w:r w:rsidRPr="2437211F">
              <w:rPr>
                <w:rFonts w:ascii="Calibri" w:hAnsi="Calibri" w:eastAsia="Calibri" w:cs="Calibri"/>
                <w:color w:val="000000" w:themeColor="text1"/>
              </w:rPr>
              <w:t>required in OCI</w:t>
            </w:r>
          </w:p>
        </w:tc>
      </w:tr>
      <w:tr w:rsidR="2437211F" w:rsidTr="2A7145C5" w14:paraId="4712B094"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B224F92" w14:textId="2363405E">
            <w:pPr>
              <w:spacing w:after="0"/>
              <w:rPr>
                <w:rFonts w:eastAsiaTheme="minorEastAsia"/>
                <w:color w:val="000000" w:themeColor="text1"/>
              </w:rPr>
            </w:pPr>
            <w:r w:rsidRPr="31CBF80F">
              <w:rPr>
                <w:rFonts w:eastAsiaTheme="minorEastAsia"/>
                <w:color w:val="000000" w:themeColor="text1"/>
              </w:rPr>
              <w:t>Availability</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2023490" w14:textId="04B6F51F">
            <w:pPr>
              <w:spacing w:after="0"/>
              <w:rPr>
                <w:rFonts w:eastAsiaTheme="minorEastAsia"/>
                <w:color w:val="000000" w:themeColor="text1"/>
              </w:rPr>
            </w:pPr>
            <w:r w:rsidRPr="31CBF80F">
              <w:rPr>
                <w:rFonts w:eastAsiaTheme="minorEastAsia"/>
                <w:color w:val="000000" w:themeColor="text1"/>
              </w:rPr>
              <w:t>Availability</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CD73002" w14:textId="10C4BD44">
            <w:pPr>
              <w:spacing w:after="0"/>
              <w:rPr>
                <w:rFonts w:eastAsiaTheme="minorEastAsia"/>
                <w:color w:val="000000" w:themeColor="text1"/>
              </w:rPr>
            </w:pPr>
            <w:r w:rsidRPr="31CBF80F">
              <w:rPr>
                <w:rFonts w:eastAsiaTheme="minorEastAsia"/>
                <w:color w:val="000000" w:themeColor="text1"/>
              </w:rPr>
              <w:t>Frontdoor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0981B48C" w14:textId="60C84160">
            <w:pPr>
              <w:spacing w:after="0"/>
              <w:rPr>
                <w:rFonts w:eastAsiaTheme="minorEastAsia"/>
                <w:color w:val="000000" w:themeColor="text1"/>
              </w:rPr>
            </w:pPr>
            <w:r w:rsidRPr="31CBF80F">
              <w:rPr>
                <w:rFonts w:eastAsiaTheme="minorEastAsia"/>
                <w:color w:val="000000" w:themeColor="text1"/>
              </w:rPr>
              <w:t>AzureMLFrontdoorAccessLog</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9EE2AD2" w14:textId="3997F8FD">
            <w:pPr>
              <w:spacing w:after="0"/>
              <w:rPr>
                <w:rFonts w:eastAsiaTheme="minorEastAsia"/>
                <w:color w:val="000000" w:themeColor="text1"/>
              </w:rPr>
            </w:pPr>
            <w:r w:rsidRPr="31CBF80F">
              <w:rPr>
                <w:rFonts w:eastAsiaTheme="minorEastAsia"/>
                <w:color w:val="000000" w:themeColor="text1"/>
              </w:rPr>
              <w:t>Measure Request success rate SLA</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9C3E7F9" w14:textId="4FA810A1">
            <w:pPr>
              <w:spacing w:after="0"/>
              <w:rPr>
                <w:rFonts w:eastAsiaTheme="minorEastAsia"/>
                <w:color w:val="000000" w:themeColor="text1"/>
              </w:rPr>
            </w:pPr>
            <w:r w:rsidRPr="31CBF80F">
              <w:rPr>
                <w:rFonts w:eastAsiaTheme="minorEastAsia"/>
                <w:color w:val="000000" w:themeColor="text1"/>
              </w:rPr>
              <w:t>no</w:t>
            </w:r>
          </w:p>
        </w:tc>
      </w:tr>
      <w:tr w:rsidR="2437211F" w:rsidTr="2A7145C5" w14:paraId="5E5469A4"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E796618" w14:textId="4855DA7E">
            <w:pPr>
              <w:spacing w:after="0"/>
              <w:rPr>
                <w:rFonts w:eastAsiaTheme="minorEastAsia"/>
                <w:color w:val="000000" w:themeColor="text1"/>
              </w:rPr>
            </w:pPr>
            <w:r w:rsidRPr="31CBF80F">
              <w:rPr>
                <w:rFonts w:eastAsiaTheme="minorEastAsia"/>
                <w:color w:val="000000" w:themeColor="text1"/>
              </w:rPr>
              <w:t>Requests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4EE279D" w14:textId="1F28B626">
            <w:pPr>
              <w:spacing w:after="0"/>
              <w:rPr>
                <w:rFonts w:eastAsiaTheme="minorEastAsia"/>
                <w:color w:val="000000" w:themeColor="text1"/>
              </w:rPr>
            </w:pPr>
            <w:r w:rsidRPr="31CBF80F">
              <w:rPr>
                <w:rFonts w:eastAsiaTheme="minorEastAsia"/>
                <w:color w:val="000000" w:themeColor="text1"/>
              </w:rPr>
              <w:t>RequestCount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5693E94" w14:textId="12E0D918">
            <w:pPr>
              <w:spacing w:after="0"/>
              <w:rPr>
                <w:rFonts w:eastAsiaTheme="minorEastAsia"/>
                <w:color w:val="000000" w:themeColor="text1"/>
              </w:rPr>
            </w:pPr>
            <w:r w:rsidRPr="31CBF80F">
              <w:rPr>
                <w:rFonts w:eastAsiaTheme="minorEastAsia"/>
                <w:color w:val="000000" w:themeColor="text1"/>
              </w:rPr>
              <w:t>Frontdoor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7264CB40" w14:textId="57F5B7BC">
            <w:pPr>
              <w:spacing w:after="0"/>
              <w:rPr>
                <w:rFonts w:eastAsiaTheme="minorEastAsia"/>
                <w:color w:val="000000" w:themeColor="text1"/>
              </w:rPr>
            </w:pPr>
            <w:r w:rsidRPr="31CBF80F">
              <w:rPr>
                <w:rFonts w:eastAsiaTheme="minorEastAsia"/>
                <w:color w:val="000000" w:themeColor="text1"/>
              </w:rPr>
              <w:t>AzureMLFrontdoorAccessLog</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EBF6AB6" w14:textId="0168DEBB">
            <w:pPr>
              <w:spacing w:after="0"/>
              <w:rPr>
                <w:rFonts w:eastAsiaTheme="minorEastAsia"/>
                <w:color w:val="000000" w:themeColor="text1"/>
              </w:rPr>
            </w:pPr>
            <w:r w:rsidRPr="31CBF80F">
              <w:rPr>
                <w:rFonts w:eastAsiaTheme="minorEastAsia"/>
                <w:color w:val="000000" w:themeColor="text1"/>
              </w:rPr>
              <w:t>Measure traffic volume</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FB93D69" w14:textId="36CF1BD0">
            <w:pPr>
              <w:spacing w:after="0"/>
              <w:rPr>
                <w:rFonts w:eastAsiaTheme="minorEastAsia"/>
                <w:color w:val="000000" w:themeColor="text1"/>
              </w:rPr>
            </w:pPr>
            <w:r w:rsidRPr="31CBF80F">
              <w:rPr>
                <w:rFonts w:eastAsiaTheme="minorEastAsia"/>
                <w:color w:val="000000" w:themeColor="text1"/>
              </w:rPr>
              <w:t>no</w:t>
            </w:r>
          </w:p>
        </w:tc>
      </w:tr>
      <w:tr w:rsidR="2437211F" w:rsidTr="2A7145C5" w14:paraId="1EF7B010"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16C372C" w14:textId="4D6183C7">
            <w:pPr>
              <w:spacing w:after="0"/>
              <w:rPr>
                <w:rFonts w:eastAsiaTheme="minorEastAsia"/>
                <w:color w:val="000000" w:themeColor="text1"/>
              </w:rPr>
            </w:pPr>
            <w:r w:rsidRPr="31CBF80F">
              <w:rPr>
                <w:rFonts w:eastAsiaTheme="minorEastAsia"/>
                <w:color w:val="000000" w:themeColor="text1"/>
              </w:rPr>
              <w:t>Latency</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1857BD9" w14:textId="456AED85">
            <w:pPr>
              <w:spacing w:after="0"/>
              <w:rPr>
                <w:rFonts w:eastAsiaTheme="minorEastAsia"/>
                <w:color w:val="000000" w:themeColor="text1"/>
              </w:rPr>
            </w:pPr>
            <w:r w:rsidRPr="31CBF80F">
              <w:rPr>
                <w:rFonts w:eastAsiaTheme="minorEastAsia"/>
                <w:color w:val="000000" w:themeColor="text1"/>
              </w:rPr>
              <w:t>TotalDuration</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1AC91B7" w14:textId="448AE948">
            <w:pPr>
              <w:spacing w:after="0"/>
              <w:rPr>
                <w:rFonts w:eastAsiaTheme="minorEastAsia"/>
                <w:color w:val="000000" w:themeColor="text1"/>
              </w:rPr>
            </w:pPr>
            <w:r w:rsidRPr="31CBF80F">
              <w:rPr>
                <w:rFonts w:eastAsiaTheme="minorEastAsia"/>
                <w:color w:val="000000" w:themeColor="text1"/>
              </w:rPr>
              <w:t>Frontdoor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AA29866" w14:textId="3588FE4E">
            <w:pPr>
              <w:spacing w:after="0"/>
              <w:rPr>
                <w:rFonts w:eastAsiaTheme="minorEastAsia"/>
                <w:color w:val="000000" w:themeColor="text1"/>
              </w:rPr>
            </w:pPr>
            <w:r w:rsidRPr="31CBF80F">
              <w:rPr>
                <w:rFonts w:eastAsiaTheme="minorEastAsia"/>
                <w:color w:val="000000" w:themeColor="text1"/>
              </w:rPr>
              <w:t>AzureMLFrontdoorAccessLog</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8E17EDA" w14:textId="2E389BD7">
            <w:pPr>
              <w:spacing w:after="0"/>
              <w:rPr>
                <w:rFonts w:eastAsiaTheme="minorEastAsia"/>
                <w:color w:val="000000" w:themeColor="text1"/>
              </w:rPr>
            </w:pPr>
            <w:r w:rsidRPr="31CBF80F">
              <w:rPr>
                <w:rFonts w:eastAsiaTheme="minorEastAsia"/>
                <w:color w:val="000000" w:themeColor="text1"/>
              </w:rPr>
              <w:t>Measure request latency</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0F1B4C8" w14:textId="66E4BA3B">
            <w:pPr>
              <w:spacing w:after="0"/>
              <w:rPr>
                <w:rFonts w:eastAsiaTheme="minorEastAsia"/>
                <w:color w:val="000000" w:themeColor="text1"/>
              </w:rPr>
            </w:pPr>
            <w:r w:rsidRPr="31CBF80F">
              <w:rPr>
                <w:rFonts w:eastAsiaTheme="minorEastAsia"/>
                <w:color w:val="000000" w:themeColor="text1"/>
              </w:rPr>
              <w:t>no</w:t>
            </w:r>
          </w:p>
        </w:tc>
      </w:tr>
      <w:tr w:rsidR="2437211F" w:rsidTr="2A7145C5" w14:paraId="7F46887F"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52F107A" w14:textId="5BEF3991">
            <w:pPr>
              <w:spacing w:after="0"/>
              <w:rPr>
                <w:rFonts w:eastAsiaTheme="minorEastAsia"/>
                <w:color w:val="000000" w:themeColor="text1"/>
              </w:rPr>
            </w:pPr>
            <w:r w:rsidRPr="31CBF80F">
              <w:rPr>
                <w:rFonts w:eastAsiaTheme="minorEastAsia"/>
                <w:color w:val="000000" w:themeColor="text1"/>
              </w:rPr>
              <w:t>Latency</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2A8C49E" w14:textId="39B614CD">
            <w:pPr>
              <w:spacing w:after="0"/>
              <w:rPr>
                <w:rFonts w:eastAsiaTheme="minorEastAsia"/>
                <w:color w:val="000000" w:themeColor="text1"/>
              </w:rPr>
            </w:pPr>
            <w:r w:rsidRPr="31CBF80F">
              <w:rPr>
                <w:rFonts w:eastAsiaTheme="minorEastAsia"/>
                <w:color w:val="000000" w:themeColor="text1"/>
              </w:rPr>
              <w:t>ResponseDuration</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DD83470" w14:textId="28E7C91D">
            <w:pPr>
              <w:spacing w:after="0"/>
              <w:rPr>
                <w:rFonts w:eastAsiaTheme="minorEastAsia"/>
                <w:color w:val="000000" w:themeColor="text1"/>
              </w:rPr>
            </w:pPr>
            <w:r w:rsidRPr="31CBF80F">
              <w:rPr>
                <w:rFonts w:eastAsiaTheme="minorEastAsia"/>
                <w:color w:val="000000" w:themeColor="text1"/>
              </w:rPr>
              <w:t>Frontdoor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216DC488" w14:textId="2AFA2B89">
            <w:pPr>
              <w:spacing w:after="0"/>
              <w:rPr>
                <w:rFonts w:eastAsiaTheme="minorEastAsia"/>
                <w:color w:val="000000" w:themeColor="text1"/>
              </w:rPr>
            </w:pPr>
            <w:r w:rsidRPr="31CBF80F">
              <w:rPr>
                <w:rFonts w:eastAsiaTheme="minorEastAsia"/>
                <w:color w:val="000000" w:themeColor="text1"/>
              </w:rPr>
              <w:t>AzureMLFrontdoorAccessLog</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1F62CEE" w14:textId="2D84B58A">
            <w:pPr>
              <w:spacing w:after="0"/>
              <w:rPr>
                <w:rFonts w:eastAsiaTheme="minorEastAsia"/>
                <w:color w:val="000000" w:themeColor="text1"/>
              </w:rPr>
            </w:pPr>
            <w:r w:rsidRPr="31CBF80F">
              <w:rPr>
                <w:rFonts w:eastAsiaTheme="minorEastAsia"/>
                <w:color w:val="000000" w:themeColor="text1"/>
              </w:rPr>
              <w:t>Measure request latency</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CBEB564" w14:textId="025DDBEB">
            <w:pPr>
              <w:spacing w:after="0"/>
              <w:rPr>
                <w:rFonts w:eastAsiaTheme="minorEastAsia"/>
                <w:color w:val="000000" w:themeColor="text1"/>
              </w:rPr>
            </w:pPr>
            <w:r w:rsidRPr="31CBF80F">
              <w:rPr>
                <w:rFonts w:eastAsiaTheme="minorEastAsia"/>
                <w:color w:val="000000" w:themeColor="text1"/>
              </w:rPr>
              <w:t>no</w:t>
            </w:r>
          </w:p>
        </w:tc>
      </w:tr>
      <w:tr w:rsidR="2437211F" w:rsidTr="2A7145C5" w14:paraId="4546404A" w14:textId="77777777">
        <w:trPr>
          <w:trHeight w:val="12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00D5C08" w14:textId="2B326D60">
            <w:pPr>
              <w:spacing w:after="0"/>
              <w:rPr>
                <w:rFonts w:eastAsiaTheme="minorEastAsia"/>
                <w:color w:val="000000" w:themeColor="text1"/>
              </w:rPr>
            </w:pPr>
            <w:r w:rsidRPr="31CBF80F">
              <w:rPr>
                <w:rFonts w:eastAsiaTheme="minorEastAsia"/>
                <w:color w:val="000000" w:themeColor="text1"/>
              </w:rPr>
              <w:t>EngineAPI</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3DD74A2" w14:textId="4E9C37A2">
            <w:pPr>
              <w:spacing w:after="0"/>
              <w:rPr>
                <w:rFonts w:eastAsiaTheme="minorEastAsia"/>
                <w:color w:val="000000" w:themeColor="text1"/>
              </w:rPr>
            </w:pPr>
            <w:r w:rsidRPr="31CBF80F">
              <w:rPr>
                <w:rFonts w:eastAsiaTheme="minorEastAsia"/>
                <w:color w:val="000000" w:themeColor="text1"/>
              </w:rPr>
              <w:t>Response Code</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2D4B808" w14:textId="15547212">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09167D99" w14:textId="42F1E795">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43C5627" w14:textId="3A9A4301">
            <w:pPr>
              <w:spacing w:after="0"/>
              <w:rPr>
                <w:rFonts w:eastAsiaTheme="minorEastAsia"/>
                <w:color w:val="000000" w:themeColor="text1"/>
              </w:rPr>
            </w:pPr>
            <w:r w:rsidRPr="31CBF80F">
              <w:rPr>
                <w:rFonts w:eastAsiaTheme="minorEastAsia"/>
                <w:color w:val="000000" w:themeColor="text1"/>
              </w:rPr>
              <w:t>Measure request volume by different response code</w:t>
            </w:r>
            <w:r>
              <w:br/>
            </w:r>
            <w:r w:rsidRPr="31CBF80F">
              <w:rPr>
                <w:rFonts w:eastAsiaTheme="minorEastAsia"/>
                <w:color w:val="000000" w:themeColor="text1"/>
              </w:rPr>
              <w:t xml:space="preserve"> rc=strcat(statusCode, '-', onlineEndpointName, '/', deploymentName)</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8E9ACD4" w14:textId="4FEECF02">
            <w:pPr>
              <w:spacing w:after="0"/>
              <w:rPr>
                <w:rFonts w:eastAsiaTheme="minorEastAsia"/>
                <w:color w:val="000000" w:themeColor="text1"/>
              </w:rPr>
            </w:pPr>
            <w:r w:rsidRPr="31CBF80F">
              <w:rPr>
                <w:rFonts w:eastAsiaTheme="minorEastAsia"/>
                <w:color w:val="000000" w:themeColor="text1"/>
              </w:rPr>
              <w:t>yes</w:t>
            </w:r>
          </w:p>
        </w:tc>
      </w:tr>
      <w:tr w:rsidR="2437211F" w:rsidTr="2A7145C5" w14:paraId="70D3CD95"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7C0109" w14:textId="26524E85">
            <w:pPr>
              <w:spacing w:after="0"/>
              <w:rPr>
                <w:rFonts w:eastAsiaTheme="minorEastAsia"/>
                <w:color w:val="000000" w:themeColor="text1"/>
              </w:rPr>
            </w:pPr>
            <w:r w:rsidRPr="31CBF80F">
              <w:rPr>
                <w:rFonts w:eastAsiaTheme="minorEastAsia"/>
                <w:color w:val="000000" w:themeColor="text1"/>
              </w:rPr>
              <w:t>Redis Event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763A165" w14:textId="23F6E5F8">
            <w:pPr>
              <w:spacing w:after="0"/>
              <w:rPr>
                <w:rFonts w:eastAsiaTheme="minorEastAsia"/>
                <w:color w:val="000000" w:themeColor="text1"/>
              </w:rPr>
            </w:pPr>
            <w:r w:rsidRPr="31CBF80F">
              <w:rPr>
                <w:rFonts w:eastAsiaTheme="minorEastAsia"/>
                <w:color w:val="000000" w:themeColor="text1"/>
              </w:rPr>
              <w:t>redisNodeMaintenanceScheduled</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AFC09C4" w14:textId="2A68DCFB">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2AFA201A" w14:textId="763BDAC0">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CE2D4F7" w14:textId="0BEEEC27">
            <w:pPr>
              <w:spacing w:after="0"/>
              <w:rPr>
                <w:rFonts w:eastAsiaTheme="minorEastAsia"/>
                <w:color w:val="000000" w:themeColor="text1"/>
              </w:rPr>
            </w:pPr>
            <w:r w:rsidRPr="31CBF80F">
              <w:rPr>
                <w:rFonts w:eastAsiaTheme="minorEastAsia"/>
                <w:color w:val="000000" w:themeColor="text1"/>
              </w:rPr>
              <w:t>Measure different redis events count</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DF62089" w14:textId="7EAA4D48">
            <w:pPr>
              <w:spacing w:after="0"/>
              <w:rPr>
                <w:rFonts w:eastAsiaTheme="minorEastAsia"/>
                <w:color w:val="000000" w:themeColor="text1"/>
              </w:rPr>
            </w:pPr>
            <w:r w:rsidRPr="31CBF80F">
              <w:rPr>
                <w:rFonts w:eastAsiaTheme="minorEastAsia"/>
                <w:color w:val="000000" w:themeColor="text1"/>
              </w:rPr>
              <w:t>yes</w:t>
            </w:r>
          </w:p>
        </w:tc>
      </w:tr>
      <w:tr w:rsidR="2437211F" w:rsidTr="2A7145C5" w14:paraId="193BDC5A"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69793EF" w14:textId="5F69FF3D">
            <w:pPr>
              <w:spacing w:after="0"/>
              <w:rPr>
                <w:rFonts w:eastAsiaTheme="minorEastAsia"/>
                <w:color w:val="000000" w:themeColor="text1"/>
              </w:rPr>
            </w:pPr>
            <w:r w:rsidRPr="31CBF80F">
              <w:rPr>
                <w:rFonts w:eastAsiaTheme="minorEastAsia"/>
                <w:color w:val="000000" w:themeColor="text1"/>
              </w:rPr>
              <w:t>Redis Event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8B533A1" w14:textId="17D2CA8D">
            <w:pPr>
              <w:spacing w:after="0"/>
              <w:rPr>
                <w:rFonts w:eastAsiaTheme="minorEastAsia"/>
                <w:color w:val="000000" w:themeColor="text1"/>
              </w:rPr>
            </w:pPr>
            <w:r w:rsidRPr="31CBF80F">
              <w:rPr>
                <w:rFonts w:eastAsiaTheme="minorEastAsia"/>
                <w:color w:val="000000" w:themeColor="text1"/>
              </w:rPr>
              <w:t>redisNodeMaintenanceStarting</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1F0BD50" w14:textId="73968E47">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550C2829" w14:textId="79572933">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A2FA904" w14:textId="521418EA">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163FA20" w14:textId="7BA3AC1D">
            <w:pPr>
              <w:spacing w:after="0"/>
              <w:rPr>
                <w:rFonts w:eastAsiaTheme="minorEastAsia"/>
                <w:color w:val="000000" w:themeColor="text1"/>
              </w:rPr>
            </w:pPr>
            <w:r w:rsidRPr="31CBF80F">
              <w:rPr>
                <w:rFonts w:eastAsiaTheme="minorEastAsia"/>
                <w:color w:val="000000" w:themeColor="text1"/>
              </w:rPr>
              <w:t>yes</w:t>
            </w:r>
          </w:p>
        </w:tc>
      </w:tr>
      <w:tr w:rsidR="2437211F" w:rsidTr="2A7145C5" w14:paraId="175E62FE"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9CBAE85" w14:textId="28D53E60">
            <w:pPr>
              <w:spacing w:after="0"/>
              <w:rPr>
                <w:rFonts w:eastAsiaTheme="minorEastAsia"/>
                <w:color w:val="000000" w:themeColor="text1"/>
              </w:rPr>
            </w:pPr>
            <w:r w:rsidRPr="31CBF80F">
              <w:rPr>
                <w:rFonts w:eastAsiaTheme="minorEastAsia"/>
                <w:color w:val="000000" w:themeColor="text1"/>
              </w:rPr>
              <w:t>Redis Event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E3ACCCD" w14:textId="0E38928D">
            <w:pPr>
              <w:spacing w:after="0"/>
              <w:rPr>
                <w:rFonts w:eastAsiaTheme="minorEastAsia"/>
                <w:color w:val="000000" w:themeColor="text1"/>
              </w:rPr>
            </w:pPr>
            <w:r w:rsidRPr="31CBF80F">
              <w:rPr>
                <w:rFonts w:eastAsiaTheme="minorEastAsia"/>
                <w:color w:val="000000" w:themeColor="text1"/>
              </w:rPr>
              <w:t>redisNodeMaintenanceStart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32FC0CF" w14:textId="7B0E1A12">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5AD04D49" w14:textId="4D52F537">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E1E26B2" w14:textId="7DEBAF06">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47B731D" w14:textId="11C65FE7">
            <w:pPr>
              <w:spacing w:after="0"/>
              <w:rPr>
                <w:rFonts w:eastAsiaTheme="minorEastAsia"/>
                <w:color w:val="000000" w:themeColor="text1"/>
              </w:rPr>
            </w:pPr>
            <w:r w:rsidRPr="31CBF80F">
              <w:rPr>
                <w:rFonts w:eastAsiaTheme="minorEastAsia"/>
                <w:color w:val="000000" w:themeColor="text1"/>
              </w:rPr>
              <w:t>yes</w:t>
            </w:r>
          </w:p>
        </w:tc>
      </w:tr>
      <w:tr w:rsidR="2437211F" w:rsidTr="2A7145C5" w14:paraId="47575D92"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3B86ABC" w14:textId="2C6CE161">
            <w:pPr>
              <w:spacing w:after="0"/>
              <w:rPr>
                <w:rFonts w:eastAsiaTheme="minorEastAsia"/>
                <w:color w:val="000000" w:themeColor="text1"/>
              </w:rPr>
            </w:pPr>
            <w:r w:rsidRPr="31CBF80F">
              <w:rPr>
                <w:rFonts w:eastAsiaTheme="minorEastAsia"/>
                <w:color w:val="000000" w:themeColor="text1"/>
              </w:rPr>
              <w:t>Redis Event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F5FF249" w14:textId="0D049C3F">
            <w:pPr>
              <w:spacing w:after="0"/>
              <w:rPr>
                <w:rFonts w:eastAsiaTheme="minorEastAsia"/>
                <w:color w:val="000000" w:themeColor="text1"/>
              </w:rPr>
            </w:pPr>
            <w:r w:rsidRPr="31CBF80F">
              <w:rPr>
                <w:rFonts w:eastAsiaTheme="minorEastAsia"/>
                <w:color w:val="000000" w:themeColor="text1"/>
              </w:rPr>
              <w:t>redisNodeMaintenanceFailoverComplete</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3215FF9" w14:textId="47F05C73">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019A859A" w14:textId="7C5C25CC">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840A8D1" w14:textId="0261A83C">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798A543" w14:textId="711088DA">
            <w:pPr>
              <w:spacing w:after="0"/>
              <w:rPr>
                <w:rFonts w:eastAsiaTheme="minorEastAsia"/>
                <w:color w:val="000000" w:themeColor="text1"/>
              </w:rPr>
            </w:pPr>
            <w:r w:rsidRPr="31CBF80F">
              <w:rPr>
                <w:rFonts w:eastAsiaTheme="minorEastAsia"/>
                <w:color w:val="000000" w:themeColor="text1"/>
              </w:rPr>
              <w:t>yes</w:t>
            </w:r>
          </w:p>
        </w:tc>
      </w:tr>
      <w:tr w:rsidR="2437211F" w:rsidTr="2A7145C5" w14:paraId="1FAB01A0"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A78E39D" w14:textId="6597FDD3">
            <w:pPr>
              <w:spacing w:after="0"/>
              <w:rPr>
                <w:rFonts w:eastAsiaTheme="minorEastAsia"/>
                <w:color w:val="000000" w:themeColor="text1"/>
              </w:rPr>
            </w:pPr>
            <w:r w:rsidRPr="31CBF80F">
              <w:rPr>
                <w:rFonts w:eastAsiaTheme="minorEastAsia"/>
                <w:color w:val="000000" w:themeColor="text1"/>
              </w:rPr>
              <w:t>Redis Event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361C7AD" w14:textId="033B25B2">
            <w:pPr>
              <w:spacing w:after="0"/>
              <w:rPr>
                <w:rFonts w:eastAsiaTheme="minorEastAsia"/>
                <w:color w:val="000000" w:themeColor="text1"/>
              </w:rPr>
            </w:pPr>
            <w:r w:rsidRPr="31CBF80F">
              <w:rPr>
                <w:rFonts w:eastAsiaTheme="minorEastAsia"/>
                <w:color w:val="000000" w:themeColor="text1"/>
              </w:rPr>
              <w:t>redisNodeMaintenanceEnded</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2239F93" w14:textId="4CBB154D">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4C2D905C" w14:textId="5C7B2243">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88DA108" w14:textId="7837385E">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4D9F795" w14:textId="29288546">
            <w:pPr>
              <w:spacing w:after="0"/>
              <w:rPr>
                <w:rFonts w:eastAsiaTheme="minorEastAsia"/>
                <w:color w:val="000000" w:themeColor="text1"/>
              </w:rPr>
            </w:pPr>
            <w:r w:rsidRPr="31CBF80F">
              <w:rPr>
                <w:rFonts w:eastAsiaTheme="minorEastAsia"/>
                <w:color w:val="000000" w:themeColor="text1"/>
              </w:rPr>
              <w:t>yes</w:t>
            </w:r>
          </w:p>
        </w:tc>
      </w:tr>
      <w:tr w:rsidR="2437211F" w:rsidTr="2A7145C5" w14:paraId="17349FA0"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542FFA6" w14:textId="5EB543CF">
            <w:pPr>
              <w:spacing w:after="0"/>
              <w:rPr>
                <w:rFonts w:eastAsiaTheme="minorEastAsia"/>
                <w:color w:val="000000" w:themeColor="text1"/>
              </w:rPr>
            </w:pPr>
            <w:r w:rsidRPr="31CBF80F">
              <w:rPr>
                <w:rFonts w:eastAsiaTheme="minorEastAsia"/>
                <w:color w:val="000000" w:themeColor="text1"/>
              </w:rPr>
              <w:t>Tokens per bin</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7AF179D" w14:textId="289AA21D">
            <w:pPr>
              <w:spacing w:after="0"/>
              <w:rPr>
                <w:rFonts w:eastAsiaTheme="minorEastAsia"/>
                <w:color w:val="000000" w:themeColor="text1"/>
              </w:rPr>
            </w:pPr>
            <w:r w:rsidRPr="31CBF80F">
              <w:rPr>
                <w:rFonts w:eastAsiaTheme="minorEastAsia"/>
                <w:color w:val="000000" w:themeColor="text1"/>
              </w:rPr>
              <w:t>n_context_tokens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87597FD" w14:textId="3DD52D53">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6A8D8B5F" w14:textId="508D90F2">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AFBE45B" w14:textId="329321ED">
            <w:pPr>
              <w:spacing w:after="0"/>
              <w:rPr>
                <w:rFonts w:eastAsiaTheme="minorEastAsia"/>
                <w:color w:val="000000" w:themeColor="text1"/>
              </w:rPr>
            </w:pPr>
            <w:r w:rsidRPr="31CBF80F">
              <w:rPr>
                <w:rFonts w:eastAsiaTheme="minorEastAsia"/>
                <w:color w:val="000000" w:themeColor="text1"/>
              </w:rPr>
              <w:t>Measure token generation</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B4F8330" w14:textId="1EEC1846">
            <w:pPr>
              <w:spacing w:after="0"/>
              <w:rPr>
                <w:rFonts w:eastAsiaTheme="minorEastAsia"/>
                <w:color w:val="000000" w:themeColor="text1"/>
              </w:rPr>
            </w:pPr>
            <w:r w:rsidRPr="31CBF80F">
              <w:rPr>
                <w:rFonts w:eastAsiaTheme="minorEastAsia"/>
                <w:color w:val="000000" w:themeColor="text1"/>
              </w:rPr>
              <w:t>yes</w:t>
            </w:r>
          </w:p>
        </w:tc>
      </w:tr>
      <w:tr w:rsidR="2437211F" w:rsidTr="2A7145C5" w14:paraId="098A8203"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C77F564" w14:textId="02514F55">
            <w:pPr>
              <w:spacing w:after="0"/>
              <w:rPr>
                <w:rFonts w:eastAsiaTheme="minorEastAsia"/>
                <w:color w:val="000000" w:themeColor="text1"/>
              </w:rPr>
            </w:pPr>
            <w:r w:rsidRPr="31CBF80F">
              <w:rPr>
                <w:rFonts w:eastAsiaTheme="minorEastAsia"/>
                <w:color w:val="000000" w:themeColor="text1"/>
              </w:rPr>
              <w:t>Tokens per bin</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FADE3DD" w14:textId="2D0AF051">
            <w:pPr>
              <w:spacing w:after="0"/>
              <w:rPr>
                <w:rFonts w:eastAsiaTheme="minorEastAsia"/>
                <w:color w:val="000000" w:themeColor="text1"/>
              </w:rPr>
            </w:pPr>
            <w:r w:rsidRPr="31CBF80F">
              <w:rPr>
                <w:rFonts w:eastAsiaTheme="minorEastAsia"/>
                <w:color w:val="000000" w:themeColor="text1"/>
              </w:rPr>
              <w:t>n_generated_tokens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5CFD94F" w14:textId="1AC3F175">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28B51A38" w14:textId="2E2B1353">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1D3E9D7" w14:textId="7EE8E505">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C07EC32" w14:textId="20FA9EF5">
            <w:pPr>
              <w:spacing w:after="0"/>
              <w:rPr>
                <w:rFonts w:eastAsiaTheme="minorEastAsia"/>
                <w:color w:val="000000" w:themeColor="text1"/>
              </w:rPr>
            </w:pPr>
            <w:r w:rsidRPr="31CBF80F">
              <w:rPr>
                <w:rFonts w:eastAsiaTheme="minorEastAsia"/>
                <w:color w:val="000000" w:themeColor="text1"/>
              </w:rPr>
              <w:t>yes</w:t>
            </w:r>
          </w:p>
        </w:tc>
      </w:tr>
      <w:tr w:rsidR="2437211F" w:rsidTr="2A7145C5" w14:paraId="153FC517"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BF150F3" w14:textId="346C2AFF">
            <w:pPr>
              <w:spacing w:after="0"/>
              <w:rPr>
                <w:rFonts w:eastAsiaTheme="minorEastAsia"/>
                <w:color w:val="000000" w:themeColor="text1"/>
              </w:rPr>
            </w:pPr>
            <w:r w:rsidRPr="31CBF80F">
              <w:rPr>
                <w:rFonts w:eastAsiaTheme="minorEastAsia"/>
                <w:color w:val="000000" w:themeColor="text1"/>
              </w:rPr>
              <w:t>Tokens per bin</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DB45E36" w14:textId="60C09870">
            <w:pPr>
              <w:spacing w:after="0"/>
              <w:rPr>
                <w:rFonts w:eastAsiaTheme="minorEastAsia"/>
                <w:color w:val="000000" w:themeColor="text1"/>
              </w:rPr>
            </w:pPr>
            <w:r w:rsidRPr="31CBF80F">
              <w:rPr>
                <w:rFonts w:eastAsiaTheme="minorEastAsia"/>
                <w:color w:val="000000" w:themeColor="text1"/>
              </w:rPr>
              <w:t>total_tokens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B85F3BC" w14:textId="365B1D31">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2E6A3DB7" w14:textId="62F8F7A6">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CDE4756" w14:textId="3387DAF0">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A9B6E9D" w14:textId="3F8CCBDE">
            <w:pPr>
              <w:spacing w:after="0"/>
              <w:rPr>
                <w:rFonts w:eastAsiaTheme="minorEastAsia"/>
                <w:color w:val="000000" w:themeColor="text1"/>
              </w:rPr>
            </w:pPr>
            <w:r w:rsidRPr="31CBF80F">
              <w:rPr>
                <w:rFonts w:eastAsiaTheme="minorEastAsia"/>
                <w:color w:val="000000" w:themeColor="text1"/>
              </w:rPr>
              <w:t>yes</w:t>
            </w:r>
          </w:p>
        </w:tc>
      </w:tr>
      <w:tr w:rsidR="2437211F" w:rsidTr="2A7145C5" w14:paraId="7F6B4CC7" w14:textId="77777777">
        <w:trPr>
          <w:trHeight w:val="9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EFCD27" w14:textId="1A296D1A">
            <w:pPr>
              <w:spacing w:after="0"/>
              <w:rPr>
                <w:rFonts w:eastAsiaTheme="minorEastAsia"/>
                <w:color w:val="000000" w:themeColor="text1"/>
              </w:rPr>
            </w:pPr>
            <w:r w:rsidRPr="31CBF80F">
              <w:rPr>
                <w:rFonts w:eastAsiaTheme="minorEastAsia"/>
                <w:color w:val="000000" w:themeColor="text1"/>
              </w:rPr>
              <w:t>Leader Controller</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F56E928" w14:textId="62439BA1">
            <w:pPr>
              <w:spacing w:after="0"/>
              <w:rPr>
                <w:rFonts w:eastAsiaTheme="minorEastAsia"/>
                <w:color w:val="000000" w:themeColor="text1"/>
              </w:rPr>
            </w:pPr>
            <w:r w:rsidRPr="31CBF80F">
              <w:rPr>
                <w:rFonts w:eastAsiaTheme="minorEastAsia"/>
                <w:color w:val="000000" w:themeColor="text1"/>
              </w:rPr>
              <w:t>LeaderControllerNow</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4D3EC76" w14:textId="40356984">
            <w:pPr>
              <w:spacing w:after="0"/>
              <w:rPr>
                <w:rFonts w:eastAsiaTheme="minorEastAsia"/>
                <w:color w:val="000000" w:themeColor="text1"/>
              </w:rPr>
            </w:pPr>
            <w:r w:rsidRPr="31CBF80F">
              <w:rPr>
                <w:rFonts w:eastAsiaTheme="minorEastAsia"/>
                <w:color w:val="000000" w:themeColor="text1"/>
              </w:rPr>
              <w:t>VMAgent</w:t>
            </w:r>
            <w:r>
              <w:br/>
            </w:r>
            <w:r w:rsidRPr="31CBF80F">
              <w:rPr>
                <w:rFonts w:eastAsiaTheme="minorEastAsia"/>
                <w:color w:val="000000" w:themeColor="text1"/>
              </w:rPr>
              <w:t xml:space="preserve"> Inference-server</w:t>
            </w:r>
            <w:r>
              <w:br/>
            </w:r>
            <w:r w:rsidRPr="31CBF80F">
              <w:rPr>
                <w:rFonts w:eastAsiaTheme="minorEastAsia"/>
                <w:color w:val="000000" w:themeColor="text1"/>
              </w:rPr>
              <w:t xml:space="preserve"> AzureBatch</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6D87A67E" w14:textId="23B9D781">
            <w:pPr>
              <w:spacing w:after="0"/>
              <w:rPr>
                <w:rFonts w:eastAsiaTheme="minorEastAsia"/>
                <w:color w:val="000000" w:themeColor="text1"/>
              </w:rPr>
            </w:pPr>
            <w:r w:rsidRPr="31CBF80F">
              <w:rPr>
                <w:rFonts w:eastAsiaTheme="minorEastAsia"/>
                <w:color w:val="000000" w:themeColor="text1"/>
              </w:rPr>
              <w:t>AMLManagedComputeLogs</w:t>
            </w:r>
            <w:r>
              <w:br/>
            </w:r>
            <w:r w:rsidRPr="31CBF80F">
              <w:rPr>
                <w:rFonts w:eastAsiaTheme="minorEastAsia"/>
                <w:color w:val="000000" w:themeColor="text1"/>
              </w:rPr>
              <w:t xml:space="preserve"> WATaskAccount</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29376E0" w14:textId="55CE4470">
            <w:pPr>
              <w:spacing w:after="0"/>
              <w:rPr>
                <w:rFonts w:eastAsiaTheme="minorEastAsia"/>
                <w:color w:val="000000" w:themeColor="text1"/>
              </w:rPr>
            </w:pPr>
            <w:r w:rsidRPr="31CBF80F">
              <w:rPr>
                <w:rFonts w:eastAsiaTheme="minorEastAsia"/>
                <w:color w:val="000000" w:themeColor="text1"/>
              </w:rPr>
              <w:t>Table to list more info about the current leaderController</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E91E2CE" w14:textId="3F2455B6">
            <w:pPr>
              <w:spacing w:after="0"/>
              <w:rPr>
                <w:rFonts w:eastAsiaTheme="minorEastAsia"/>
                <w:color w:val="000000" w:themeColor="text1"/>
              </w:rPr>
            </w:pPr>
            <w:r w:rsidRPr="31CBF80F">
              <w:rPr>
                <w:rFonts w:eastAsiaTheme="minorEastAsia"/>
                <w:color w:val="000000" w:themeColor="text1"/>
              </w:rPr>
              <w:t>yes</w:t>
            </w:r>
          </w:p>
        </w:tc>
      </w:tr>
      <w:tr w:rsidR="2437211F" w:rsidTr="2A7145C5" w14:paraId="5E84FE69"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2D1E969" w14:textId="13A756DC">
            <w:pPr>
              <w:spacing w:after="0"/>
              <w:rPr>
                <w:rFonts w:eastAsiaTheme="minorEastAsia"/>
                <w:color w:val="000000" w:themeColor="text1"/>
              </w:rPr>
            </w:pPr>
            <w:r w:rsidRPr="31CBF80F">
              <w:rPr>
                <w:rFonts w:eastAsiaTheme="minorEastAsia"/>
                <w:color w:val="000000" w:themeColor="text1"/>
              </w:rPr>
              <w:t>Build Details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71C8D7" w14:textId="0D03DFD6">
            <w:pPr>
              <w:spacing w:after="0"/>
              <w:rPr>
                <w:rFonts w:eastAsiaTheme="minorEastAsia"/>
                <w:color w:val="000000" w:themeColor="text1"/>
              </w:rPr>
            </w:pPr>
            <w:r w:rsidRPr="31CBF80F">
              <w:rPr>
                <w:rFonts w:eastAsiaTheme="minorEastAsia"/>
                <w:color w:val="000000" w:themeColor="text1"/>
              </w:rPr>
              <w:t>Build Version</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D2F7297" w14:textId="33AE580D">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54D8FDF9" w14:textId="62E2C964">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565AB2" w14:textId="3DA68ED0">
            <w:pPr>
              <w:spacing w:after="0"/>
              <w:rPr>
                <w:rFonts w:eastAsiaTheme="minorEastAsia"/>
                <w:color w:val="000000" w:themeColor="text1"/>
              </w:rPr>
            </w:pPr>
            <w:r w:rsidRPr="31CBF80F">
              <w:rPr>
                <w:rFonts w:eastAsiaTheme="minorEastAsia"/>
                <w:color w:val="000000" w:themeColor="text1"/>
              </w:rPr>
              <w:t>List the current build version for engine and osimage</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E1EDD80" w14:textId="6803E4C5">
            <w:pPr>
              <w:spacing w:after="0"/>
              <w:rPr>
                <w:rFonts w:eastAsiaTheme="minorEastAsia"/>
                <w:color w:val="000000" w:themeColor="text1"/>
              </w:rPr>
            </w:pPr>
            <w:r w:rsidRPr="31CBF80F">
              <w:rPr>
                <w:rFonts w:eastAsiaTheme="minorEastAsia"/>
                <w:color w:val="000000" w:themeColor="text1"/>
              </w:rPr>
              <w:t>yes</w:t>
            </w:r>
          </w:p>
        </w:tc>
      </w:tr>
      <w:tr w:rsidR="2437211F" w:rsidTr="2A7145C5" w14:paraId="2D23891A"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08D9E9B" w14:textId="08879DA4">
            <w:pPr>
              <w:spacing w:after="0"/>
              <w:rPr>
                <w:rFonts w:eastAsiaTheme="minorEastAsia"/>
                <w:color w:val="000000" w:themeColor="text1"/>
              </w:rPr>
            </w:pPr>
            <w:r w:rsidRPr="31CBF80F">
              <w:rPr>
                <w:rFonts w:eastAsiaTheme="minorEastAsia"/>
                <w:color w:val="000000" w:themeColor="text1"/>
              </w:rPr>
              <w:t>Links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E74A539" w14:textId="09911BC1">
            <w:pPr>
              <w:spacing w:after="0"/>
              <w:rPr>
                <w:rFonts w:eastAsiaTheme="minorEastAsia"/>
                <w:color w:val="000000" w:themeColor="text1"/>
              </w:rPr>
            </w:pPr>
            <w:r w:rsidRPr="31CBF80F">
              <w:rPr>
                <w:rFonts w:eastAsiaTheme="minorEastAsia"/>
                <w:color w:val="000000" w:themeColor="text1"/>
              </w:rPr>
              <w:t>Links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F877B01" w14:textId="0CE9AB88">
            <w:pPr>
              <w:spacing w:after="0"/>
              <w:rPr>
                <w:rFonts w:eastAsiaTheme="minorEastAsia"/>
                <w:color w:val="000000" w:themeColor="text1"/>
              </w:rPr>
            </w:pPr>
            <w:r w:rsidRPr="31CBF80F">
              <w:rPr>
                <w:rFonts w:eastAsiaTheme="minorEastAsia"/>
                <w:color w:val="000000" w:themeColor="text1"/>
              </w:rPr>
              <w:t>Frontdoor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01CC45EF" w14:textId="3CDC873B">
            <w:pPr>
              <w:spacing w:after="0"/>
              <w:rPr>
                <w:rFonts w:eastAsiaTheme="minorEastAsia"/>
                <w:color w:val="000000" w:themeColor="text1"/>
              </w:rPr>
            </w:pPr>
            <w:r w:rsidRPr="31CBF80F">
              <w:rPr>
                <w:rFonts w:eastAsiaTheme="minorEastAsia"/>
                <w:color w:val="000000" w:themeColor="text1"/>
              </w:rPr>
              <w:t>AzureMLFrontdoorAccessLog</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F7AB37F" w14:textId="1573F35F">
            <w:pPr>
              <w:spacing w:after="0"/>
              <w:rPr>
                <w:rFonts w:eastAsiaTheme="minorEastAsia"/>
                <w:color w:val="000000" w:themeColor="text1"/>
              </w:rPr>
            </w:pPr>
            <w:r w:rsidRPr="31CBF80F">
              <w:rPr>
                <w:rFonts w:eastAsiaTheme="minorEastAsia"/>
                <w:color w:val="000000" w:themeColor="text1"/>
              </w:rPr>
              <w:t>List usful links for data dog and dashboard</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4A4841E" w14:textId="10ADE586">
            <w:pPr>
              <w:spacing w:after="0"/>
              <w:rPr>
                <w:rFonts w:eastAsiaTheme="minorEastAsia"/>
                <w:color w:val="000000" w:themeColor="text1"/>
              </w:rPr>
            </w:pPr>
            <w:r w:rsidRPr="31CBF80F">
              <w:rPr>
                <w:rFonts w:eastAsiaTheme="minorEastAsia"/>
                <w:color w:val="000000" w:themeColor="text1"/>
              </w:rPr>
              <w:t>no</w:t>
            </w:r>
          </w:p>
        </w:tc>
      </w:tr>
      <w:tr w:rsidR="2437211F" w:rsidTr="2A7145C5" w14:paraId="410E7C65"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8EA9901" w14:textId="426910FF">
            <w:pPr>
              <w:spacing w:after="0"/>
              <w:rPr>
                <w:rFonts w:eastAsiaTheme="minorEastAsia"/>
                <w:color w:val="000000" w:themeColor="text1"/>
              </w:rPr>
            </w:pPr>
            <w:r w:rsidRPr="31CBF80F">
              <w:rPr>
                <w:rFonts w:eastAsiaTheme="minorEastAsia"/>
                <w:color w:val="000000" w:themeColor="text1"/>
              </w:rPr>
              <w:t>Bytes RX/TX</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A369BCA" w14:textId="7DE5D8E9">
            <w:pPr>
              <w:spacing w:after="0"/>
              <w:rPr>
                <w:rFonts w:eastAsiaTheme="minorEastAsia"/>
                <w:color w:val="000000" w:themeColor="text1"/>
              </w:rPr>
            </w:pPr>
            <w:r w:rsidRPr="31CBF80F">
              <w:rPr>
                <w:rFonts w:eastAsiaTheme="minorEastAsia"/>
                <w:color w:val="000000" w:themeColor="text1"/>
              </w:rPr>
              <w:t>RxBytes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2A72907" w14:textId="6984FEDB">
            <w:pPr>
              <w:spacing w:after="0"/>
              <w:rPr>
                <w:rFonts w:eastAsiaTheme="minorEastAsia"/>
                <w:color w:val="000000" w:themeColor="text1"/>
              </w:rPr>
            </w:pPr>
            <w:r w:rsidRPr="31CBF80F">
              <w:rPr>
                <w:rFonts w:eastAsiaTheme="minorEastAsia"/>
                <w:color w:val="000000" w:themeColor="text1"/>
              </w:rPr>
              <w:t>Frontdoor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2A3552D8" w14:textId="401FC62F">
            <w:pPr>
              <w:spacing w:after="0"/>
              <w:rPr>
                <w:rFonts w:eastAsiaTheme="minorEastAsia"/>
                <w:color w:val="000000" w:themeColor="text1"/>
              </w:rPr>
            </w:pPr>
            <w:r w:rsidRPr="31CBF80F">
              <w:rPr>
                <w:rFonts w:eastAsiaTheme="minorEastAsia"/>
                <w:color w:val="000000" w:themeColor="text1"/>
              </w:rPr>
              <w:t>AzureMLFrontdoorAccessLog</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8654A97" w14:textId="2670D7F3">
            <w:pPr>
              <w:spacing w:after="0"/>
              <w:rPr>
                <w:rFonts w:eastAsiaTheme="minorEastAsia"/>
                <w:color w:val="000000" w:themeColor="text1"/>
              </w:rPr>
            </w:pPr>
            <w:r w:rsidRPr="31CBF80F">
              <w:rPr>
                <w:rFonts w:eastAsiaTheme="minorEastAsia"/>
                <w:color w:val="000000" w:themeColor="text1"/>
              </w:rPr>
              <w:t>Mesure inbound/outbound bytes</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765093C" w14:textId="602D1A4C">
            <w:pPr>
              <w:spacing w:after="0"/>
              <w:rPr>
                <w:rFonts w:eastAsiaTheme="minorEastAsia"/>
                <w:color w:val="000000" w:themeColor="text1"/>
              </w:rPr>
            </w:pPr>
            <w:r w:rsidRPr="31CBF80F">
              <w:rPr>
                <w:rFonts w:eastAsiaTheme="minorEastAsia"/>
                <w:color w:val="000000" w:themeColor="text1"/>
              </w:rPr>
              <w:t>no</w:t>
            </w:r>
          </w:p>
        </w:tc>
      </w:tr>
      <w:tr w:rsidR="2437211F" w:rsidTr="2A7145C5" w14:paraId="17762BF7"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C9A00DC" w14:textId="0D296D72">
            <w:pPr>
              <w:spacing w:after="0"/>
              <w:rPr>
                <w:rFonts w:eastAsiaTheme="minorEastAsia"/>
                <w:color w:val="000000" w:themeColor="text1"/>
              </w:rPr>
            </w:pPr>
            <w:r w:rsidRPr="31CBF80F">
              <w:rPr>
                <w:rFonts w:eastAsiaTheme="minorEastAsia"/>
                <w:color w:val="000000" w:themeColor="text1"/>
              </w:rPr>
              <w:t>Bytes RX/TX</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85D55B5" w14:textId="0B27EE13">
            <w:pPr>
              <w:spacing w:after="0"/>
              <w:rPr>
                <w:rFonts w:eastAsiaTheme="minorEastAsia"/>
                <w:color w:val="000000" w:themeColor="text1"/>
              </w:rPr>
            </w:pPr>
            <w:r w:rsidRPr="31CBF80F">
              <w:rPr>
                <w:rFonts w:eastAsiaTheme="minorEastAsia"/>
                <w:color w:val="000000" w:themeColor="text1"/>
              </w:rPr>
              <w:t>TxBytes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78486AB" w14:textId="008DEB46">
            <w:pPr>
              <w:spacing w:after="0"/>
              <w:rPr>
                <w:rFonts w:eastAsiaTheme="minorEastAsia"/>
                <w:color w:val="000000" w:themeColor="text1"/>
              </w:rPr>
            </w:pPr>
            <w:r w:rsidRPr="31CBF80F">
              <w:rPr>
                <w:rFonts w:eastAsiaTheme="minorEastAsia"/>
                <w:color w:val="000000" w:themeColor="text1"/>
              </w:rPr>
              <w:t>Frontdoor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7EF665BE" w14:textId="3BA96CAD">
            <w:pPr>
              <w:spacing w:after="0"/>
              <w:rPr>
                <w:rFonts w:eastAsiaTheme="minorEastAsia"/>
                <w:color w:val="000000" w:themeColor="text1"/>
              </w:rPr>
            </w:pPr>
            <w:r w:rsidRPr="31CBF80F">
              <w:rPr>
                <w:rFonts w:eastAsiaTheme="minorEastAsia"/>
                <w:color w:val="000000" w:themeColor="text1"/>
              </w:rPr>
              <w:t>AzureMLFrontdoorAccessLog</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E73E9EE" w14:textId="5E5FF243">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D4F633B" w14:textId="0C8CF10C">
            <w:pPr>
              <w:spacing w:after="0"/>
              <w:rPr>
                <w:rFonts w:eastAsiaTheme="minorEastAsia"/>
                <w:color w:val="000000" w:themeColor="text1"/>
              </w:rPr>
            </w:pPr>
            <w:r w:rsidRPr="31CBF80F">
              <w:rPr>
                <w:rFonts w:eastAsiaTheme="minorEastAsia"/>
                <w:color w:val="000000" w:themeColor="text1"/>
              </w:rPr>
              <w:t>no</w:t>
            </w:r>
          </w:p>
        </w:tc>
      </w:tr>
      <w:tr w:rsidR="2437211F" w:rsidTr="2A7145C5" w14:paraId="5C702914"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3820E47" w14:textId="77B46C40">
            <w:pPr>
              <w:spacing w:after="0"/>
              <w:rPr>
                <w:rFonts w:eastAsiaTheme="minorEastAsia"/>
                <w:color w:val="000000" w:themeColor="text1"/>
              </w:rPr>
            </w:pPr>
            <w:r w:rsidRPr="31CBF80F">
              <w:rPr>
                <w:rFonts w:eastAsiaTheme="minorEastAsia"/>
                <w:color w:val="000000" w:themeColor="text1"/>
              </w:rPr>
              <w:t>Forward Pass Duration By Ring</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B09C74D" w14:textId="0932FAEC">
            <w:pPr>
              <w:spacing w:after="0"/>
              <w:rPr>
                <w:rFonts w:eastAsiaTheme="minorEastAsia"/>
                <w:color w:val="000000" w:themeColor="text1"/>
              </w:rPr>
            </w:pPr>
            <w:r w:rsidRPr="31CBF80F">
              <w:rPr>
                <w:rFonts w:eastAsiaTheme="minorEastAsia"/>
                <w:color w:val="000000" w:themeColor="text1"/>
              </w:rPr>
              <w:t>Duration</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5B3F15B" w14:textId="09563F9F">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B8C74A2" w14:textId="3E437E64">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F0F5102" w14:textId="7FE27E3A">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CAF4BA9" w14:textId="074D4491">
            <w:pPr>
              <w:spacing w:after="0"/>
              <w:rPr>
                <w:rFonts w:eastAsiaTheme="minorEastAsia"/>
                <w:color w:val="000000" w:themeColor="text1"/>
              </w:rPr>
            </w:pPr>
            <w:r w:rsidRPr="31CBF80F">
              <w:rPr>
                <w:rFonts w:eastAsiaTheme="minorEastAsia"/>
                <w:color w:val="000000" w:themeColor="text1"/>
              </w:rPr>
              <w:t>yes</w:t>
            </w:r>
          </w:p>
        </w:tc>
      </w:tr>
      <w:tr w:rsidR="2437211F" w:rsidTr="2A7145C5" w14:paraId="2D6EA2CD"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071D90A" w14:textId="3CA006E9">
            <w:pPr>
              <w:spacing w:after="0"/>
              <w:rPr>
                <w:rFonts w:eastAsiaTheme="minorEastAsia"/>
                <w:color w:val="000000" w:themeColor="text1"/>
              </w:rPr>
            </w:pPr>
            <w:r w:rsidRPr="31CBF80F">
              <w:rPr>
                <w:rFonts w:eastAsiaTheme="minorEastAsia"/>
                <w:color w:val="000000" w:themeColor="text1"/>
              </w:rPr>
              <w:t>Rings with Fwd Pass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220743C" w14:textId="2950E296">
            <w:pPr>
              <w:spacing w:after="0"/>
              <w:rPr>
                <w:rFonts w:eastAsiaTheme="minorEastAsia"/>
                <w:color w:val="000000" w:themeColor="text1"/>
              </w:rPr>
            </w:pPr>
            <w:r w:rsidRPr="31CBF80F">
              <w:rPr>
                <w:rFonts w:eastAsiaTheme="minorEastAsia"/>
                <w:color w:val="000000" w:themeColor="text1"/>
              </w:rPr>
              <w:t>Count of Rings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DA21D30" w14:textId="1E59B12F">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5E1C2BF5" w14:textId="387339EC">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F46C0E4" w14:textId="713482DA">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E4E46F9" w14:textId="31E9F7DB">
            <w:pPr>
              <w:spacing w:after="0"/>
              <w:rPr>
                <w:rFonts w:eastAsiaTheme="minorEastAsia"/>
                <w:color w:val="000000" w:themeColor="text1"/>
              </w:rPr>
            </w:pPr>
            <w:r w:rsidRPr="31CBF80F">
              <w:rPr>
                <w:rFonts w:eastAsiaTheme="minorEastAsia"/>
                <w:color w:val="000000" w:themeColor="text1"/>
              </w:rPr>
              <w:t>yes</w:t>
            </w:r>
          </w:p>
        </w:tc>
      </w:tr>
      <w:tr w:rsidR="2437211F" w:rsidTr="2A7145C5" w14:paraId="69F12032"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0F77EF7" w14:textId="0C17423F">
            <w:pPr>
              <w:spacing w:after="0"/>
              <w:rPr>
                <w:rFonts w:eastAsiaTheme="minorEastAsia"/>
                <w:color w:val="000000" w:themeColor="text1"/>
              </w:rPr>
            </w:pPr>
            <w:r w:rsidRPr="31CBF80F">
              <w:rPr>
                <w:rFonts w:eastAsiaTheme="minorEastAsia"/>
                <w:color w:val="000000" w:themeColor="text1"/>
              </w:rPr>
              <w:t>Forward Pass Presence by Ring</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35C0EAB" w14:textId="413DFE3A">
            <w:pPr>
              <w:spacing w:after="0"/>
              <w:rPr>
                <w:rFonts w:eastAsiaTheme="minorEastAsia"/>
                <w:color w:val="000000" w:themeColor="text1"/>
              </w:rPr>
            </w:pPr>
            <w:r w:rsidRPr="31CBF80F">
              <w:rPr>
                <w:rFonts w:eastAsiaTheme="minorEastAsia"/>
                <w:color w:val="000000" w:themeColor="text1"/>
              </w:rPr>
              <w:t>Count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A6404A5" w14:textId="3EA104B0">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5DBEF3A5" w14:textId="7C924683">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85D208A" w14:textId="50F38A7F">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2EE04E6" w14:textId="170134AF">
            <w:pPr>
              <w:spacing w:after="0"/>
              <w:rPr>
                <w:rFonts w:eastAsiaTheme="minorEastAsia"/>
                <w:color w:val="000000" w:themeColor="text1"/>
              </w:rPr>
            </w:pPr>
            <w:r w:rsidRPr="31CBF80F">
              <w:rPr>
                <w:rFonts w:eastAsiaTheme="minorEastAsia"/>
                <w:color w:val="000000" w:themeColor="text1"/>
              </w:rPr>
              <w:t>yes</w:t>
            </w:r>
          </w:p>
        </w:tc>
      </w:tr>
      <w:tr w:rsidR="2437211F" w:rsidTr="2A7145C5" w14:paraId="6C27D851"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1FC8B99" w14:textId="782DAE6A">
            <w:pPr>
              <w:spacing w:after="0"/>
              <w:rPr>
                <w:rFonts w:eastAsiaTheme="minorEastAsia"/>
                <w:color w:val="000000" w:themeColor="text1"/>
              </w:rPr>
            </w:pPr>
            <w:r w:rsidRPr="31CBF80F">
              <w:rPr>
                <w:rFonts w:eastAsiaTheme="minorEastAsia"/>
                <w:color w:val="000000" w:themeColor="text1"/>
              </w:rPr>
              <w:t>CUDA Errors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BB634A6" w14:textId="13BD20D5">
            <w:pPr>
              <w:spacing w:after="0"/>
              <w:rPr>
                <w:rFonts w:eastAsiaTheme="minorEastAsia"/>
                <w:color w:val="000000" w:themeColor="text1"/>
              </w:rPr>
            </w:pPr>
            <w:r w:rsidRPr="31CBF80F">
              <w:rPr>
                <w:rFonts w:eastAsiaTheme="minorEastAsia"/>
                <w:color w:val="000000" w:themeColor="text1"/>
              </w:rPr>
              <w:t>Count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BAB24F6" w14:textId="2D546501">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7183FA6C" w14:textId="62F2EE94">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43D7B14" w14:textId="2A2D9B59">
            <w:pPr>
              <w:spacing w:after="0"/>
              <w:rPr>
                <w:rFonts w:eastAsiaTheme="minorEastAsia"/>
                <w:color w:val="000000" w:themeColor="text1"/>
              </w:rPr>
            </w:pPr>
            <w:r w:rsidRPr="31CBF80F">
              <w:rPr>
                <w:rFonts w:eastAsiaTheme="minorEastAsia"/>
                <w:color w:val="000000" w:themeColor="text1"/>
              </w:rPr>
              <w:t>Mesure CUDA errors</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86D7331" w14:textId="17FDC7C8">
            <w:pPr>
              <w:spacing w:after="0"/>
              <w:rPr>
                <w:rFonts w:eastAsiaTheme="minorEastAsia"/>
                <w:color w:val="000000" w:themeColor="text1"/>
              </w:rPr>
            </w:pPr>
            <w:r w:rsidRPr="31CBF80F">
              <w:rPr>
                <w:rFonts w:eastAsiaTheme="minorEastAsia"/>
                <w:color w:val="000000" w:themeColor="text1"/>
              </w:rPr>
              <w:t>yes</w:t>
            </w:r>
          </w:p>
        </w:tc>
      </w:tr>
      <w:tr w:rsidR="2437211F" w:rsidTr="2A7145C5" w14:paraId="19A64E39"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4732718" w14:textId="37F311C3">
            <w:pPr>
              <w:spacing w:after="0"/>
              <w:rPr>
                <w:rFonts w:eastAsiaTheme="minorEastAsia"/>
                <w:color w:val="000000" w:themeColor="text1"/>
              </w:rPr>
            </w:pPr>
            <w:r w:rsidRPr="31CBF80F">
              <w:rPr>
                <w:rFonts w:eastAsiaTheme="minorEastAsia"/>
                <w:color w:val="000000" w:themeColor="text1"/>
              </w:rPr>
              <w:t>GPU Subscribers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64DC48E" w14:textId="40914C7B">
            <w:pPr>
              <w:spacing w:after="0"/>
              <w:rPr>
                <w:rFonts w:eastAsiaTheme="minorEastAsia"/>
                <w:color w:val="000000" w:themeColor="text1"/>
              </w:rPr>
            </w:pPr>
            <w:r w:rsidRPr="31CBF80F">
              <w:rPr>
                <w:rFonts w:eastAsiaTheme="minorEastAsia"/>
                <w:color w:val="000000" w:themeColor="text1"/>
              </w:rPr>
              <w:t>Count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13A3C45" w14:textId="3A1BBEF6">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7C91946" w14:textId="02CD1644">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9388FEC" w14:textId="3FF0AA05">
            <w:pPr>
              <w:spacing w:after="0"/>
              <w:rPr>
                <w:rFonts w:eastAsiaTheme="minorEastAsia"/>
                <w:color w:val="000000" w:themeColor="text1"/>
              </w:rPr>
            </w:pPr>
            <w:r w:rsidRPr="31CBF80F">
              <w:rPr>
                <w:rFonts w:eastAsiaTheme="minorEastAsia"/>
                <w:color w:val="000000" w:themeColor="text1"/>
              </w:rPr>
              <w:t xml:space="preserve">Measure Liveness ping subscribers count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0F79978" w14:textId="1BE1944B">
            <w:pPr>
              <w:spacing w:after="0"/>
              <w:rPr>
                <w:rFonts w:eastAsiaTheme="minorEastAsia"/>
                <w:color w:val="000000" w:themeColor="text1"/>
              </w:rPr>
            </w:pPr>
            <w:r w:rsidRPr="31CBF80F">
              <w:rPr>
                <w:rFonts w:eastAsiaTheme="minorEastAsia"/>
                <w:color w:val="000000" w:themeColor="text1"/>
              </w:rPr>
              <w:t>yes</w:t>
            </w:r>
          </w:p>
        </w:tc>
      </w:tr>
      <w:tr w:rsidR="2437211F" w:rsidTr="2A7145C5" w14:paraId="0CA762F3"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1A399D0" w14:textId="25AF7267">
            <w:pPr>
              <w:spacing w:after="0"/>
              <w:rPr>
                <w:rFonts w:eastAsiaTheme="minorEastAsia"/>
                <w:color w:val="000000" w:themeColor="text1"/>
              </w:rPr>
            </w:pPr>
            <w:r w:rsidRPr="31CBF80F">
              <w:rPr>
                <w:rFonts w:eastAsiaTheme="minorEastAsia"/>
                <w:color w:val="000000" w:themeColor="text1"/>
              </w:rPr>
              <w:t>Contact Support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2C9E63F" w14:textId="39AD4D1E">
            <w:pPr>
              <w:spacing w:after="0"/>
              <w:rPr>
                <w:rFonts w:eastAsiaTheme="minorEastAsia"/>
                <w:color w:val="000000" w:themeColor="text1"/>
              </w:rPr>
            </w:pPr>
            <w:r w:rsidRPr="31CBF80F">
              <w:rPr>
                <w:rFonts w:eastAsiaTheme="minorEastAsia"/>
                <w:color w:val="000000" w:themeColor="text1"/>
              </w:rPr>
              <w:t>Count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0356181" w14:textId="0A5482A6">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697CBE8D" w14:textId="35866E90">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73B3403" w14:textId="4DA669A8">
            <w:pPr>
              <w:spacing w:after="0"/>
              <w:rPr>
                <w:rFonts w:eastAsiaTheme="minorEastAsia"/>
                <w:color w:val="000000" w:themeColor="text1"/>
              </w:rPr>
            </w:pPr>
            <w:r w:rsidRPr="31CBF80F">
              <w:rPr>
                <w:rFonts w:eastAsiaTheme="minorEastAsia"/>
                <w:color w:val="000000" w:themeColor="text1"/>
              </w:rPr>
              <w:t>Measure contact support count</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986C7ED" w14:textId="48C1B4B5">
            <w:pPr>
              <w:spacing w:after="0"/>
              <w:rPr>
                <w:rFonts w:eastAsiaTheme="minorEastAsia"/>
                <w:color w:val="000000" w:themeColor="text1"/>
              </w:rPr>
            </w:pPr>
            <w:r w:rsidRPr="31CBF80F">
              <w:rPr>
                <w:rFonts w:eastAsiaTheme="minorEastAsia"/>
                <w:color w:val="000000" w:themeColor="text1"/>
              </w:rPr>
              <w:t>yes</w:t>
            </w:r>
          </w:p>
        </w:tc>
      </w:tr>
      <w:tr w:rsidR="2437211F" w:rsidTr="2A7145C5" w14:paraId="46C322A7"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C102BF3" w14:textId="1410C83C">
            <w:pPr>
              <w:spacing w:after="0"/>
              <w:rPr>
                <w:rFonts w:eastAsiaTheme="minorEastAsia"/>
                <w:color w:val="000000" w:themeColor="text1"/>
              </w:rPr>
            </w:pPr>
            <w:r w:rsidRPr="31CBF80F">
              <w:rPr>
                <w:rFonts w:eastAsiaTheme="minorEastAsia"/>
                <w:color w:val="000000" w:themeColor="text1"/>
              </w:rPr>
              <w:t>Trend of active node count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5756EB0" w14:textId="432D5D56">
            <w:pPr>
              <w:spacing w:after="0"/>
              <w:rPr>
                <w:rFonts w:eastAsiaTheme="minorEastAsia"/>
                <w:color w:val="000000" w:themeColor="text1"/>
              </w:rPr>
            </w:pPr>
            <w:r w:rsidRPr="31CBF80F">
              <w:rPr>
                <w:rFonts w:eastAsiaTheme="minorEastAsia"/>
                <w:color w:val="000000" w:themeColor="text1"/>
              </w:rPr>
              <w:t>activeNodeCount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0428E39" w14:textId="3A8A45B6">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6167CE93" w14:textId="56C141AA">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F9036D5" w14:textId="48EA0490">
            <w:pPr>
              <w:spacing w:after="0"/>
              <w:rPr>
                <w:rFonts w:eastAsiaTheme="minorEastAsia"/>
                <w:color w:val="000000" w:themeColor="text1"/>
              </w:rPr>
            </w:pPr>
            <w:r w:rsidRPr="31CBF80F">
              <w:rPr>
                <w:rFonts w:eastAsiaTheme="minorEastAsia"/>
                <w:color w:val="000000" w:themeColor="text1"/>
              </w:rPr>
              <w:t>Measure active node count in ring</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FB607F2" w14:textId="537863C1">
            <w:pPr>
              <w:spacing w:after="0"/>
              <w:rPr>
                <w:rFonts w:eastAsiaTheme="minorEastAsia"/>
                <w:color w:val="000000" w:themeColor="text1"/>
              </w:rPr>
            </w:pPr>
            <w:r w:rsidRPr="31CBF80F">
              <w:rPr>
                <w:rFonts w:eastAsiaTheme="minorEastAsia"/>
                <w:color w:val="000000" w:themeColor="text1"/>
              </w:rPr>
              <w:t>yes</w:t>
            </w:r>
          </w:p>
        </w:tc>
      </w:tr>
      <w:tr w:rsidR="2437211F" w:rsidTr="2A7145C5" w14:paraId="4BBDF604"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3F3C38F" w14:textId="1937EFC9">
            <w:pPr>
              <w:spacing w:after="0"/>
              <w:rPr>
                <w:rFonts w:eastAsiaTheme="minorEastAsia"/>
                <w:color w:val="000000" w:themeColor="text1"/>
              </w:rPr>
            </w:pPr>
            <w:r w:rsidRPr="31CBF80F">
              <w:rPr>
                <w:rFonts w:eastAsiaTheme="minorEastAsia"/>
                <w:color w:val="000000" w:themeColor="text1"/>
              </w:rPr>
              <w:t>Liveness Probe Failed</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EBF1400" w14:textId="001B334D">
            <w:pPr>
              <w:spacing w:after="0"/>
              <w:rPr>
                <w:rFonts w:eastAsiaTheme="minorEastAsia"/>
                <w:color w:val="000000" w:themeColor="text1"/>
              </w:rPr>
            </w:pPr>
            <w:r w:rsidRPr="31CBF80F">
              <w:rPr>
                <w:rFonts w:eastAsiaTheme="minorEastAsia"/>
                <w:color w:val="000000" w:themeColor="text1"/>
              </w:rPr>
              <w:t>liveness_failed</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D9D880E" w14:textId="456A1C75">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7DA946A6" w14:textId="216C6FA6">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8395EB3" w14:textId="0B224F61">
            <w:pPr>
              <w:spacing w:after="0"/>
              <w:rPr>
                <w:rFonts w:eastAsiaTheme="minorEastAsia"/>
                <w:color w:val="000000" w:themeColor="text1"/>
              </w:rPr>
            </w:pPr>
            <w:r w:rsidRPr="31CBF80F">
              <w:rPr>
                <w:rFonts w:eastAsiaTheme="minorEastAsia"/>
                <w:color w:val="000000" w:themeColor="text1"/>
              </w:rPr>
              <w:t>Measure liveness probe failed count</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ED2CE9D" w14:textId="6F97A004">
            <w:pPr>
              <w:spacing w:after="0"/>
              <w:rPr>
                <w:rFonts w:eastAsiaTheme="minorEastAsia"/>
                <w:color w:val="000000" w:themeColor="text1"/>
              </w:rPr>
            </w:pPr>
            <w:r w:rsidRPr="31CBF80F">
              <w:rPr>
                <w:rFonts w:eastAsiaTheme="minorEastAsia"/>
                <w:color w:val="000000" w:themeColor="text1"/>
              </w:rPr>
              <w:t>yes</w:t>
            </w:r>
          </w:p>
        </w:tc>
      </w:tr>
      <w:tr w:rsidR="2437211F" w:rsidTr="2A7145C5" w14:paraId="1202F93F"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535C34D" w14:textId="0F4860EC">
            <w:pPr>
              <w:spacing w:after="0"/>
              <w:rPr>
                <w:rFonts w:eastAsiaTheme="minorEastAsia"/>
                <w:color w:val="000000" w:themeColor="text1"/>
              </w:rPr>
            </w:pPr>
            <w:r w:rsidRPr="31CBF80F">
              <w:rPr>
                <w:rFonts w:eastAsiaTheme="minorEastAsia"/>
                <w:color w:val="000000" w:themeColor="text1"/>
              </w:rPr>
              <w:t>Restarts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D40B555" w14:textId="64DA5A8C">
            <w:pPr>
              <w:spacing w:after="0"/>
              <w:rPr>
                <w:rFonts w:eastAsiaTheme="minorEastAsia"/>
                <w:color w:val="000000" w:themeColor="text1"/>
              </w:rPr>
            </w:pPr>
            <w:r w:rsidRPr="31CBF80F">
              <w:rPr>
                <w:rFonts w:eastAsiaTheme="minorEastAsia"/>
                <w:color w:val="000000" w:themeColor="text1"/>
              </w:rPr>
              <w:t>restarts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556EAF5" w14:textId="2F72646D">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5A90BDC" w14:textId="7B1D8D8D">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FE507A3" w14:textId="05BEA379">
            <w:pPr>
              <w:spacing w:after="0"/>
              <w:rPr>
                <w:rFonts w:eastAsiaTheme="minorEastAsia"/>
                <w:color w:val="000000" w:themeColor="text1"/>
              </w:rPr>
            </w:pPr>
            <w:r w:rsidRPr="31CBF80F">
              <w:rPr>
                <w:rFonts w:eastAsiaTheme="minorEastAsia"/>
                <w:color w:val="000000" w:themeColor="text1"/>
              </w:rPr>
              <w:t>Measure restart count</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31E76B7" w14:textId="2A63328B">
            <w:pPr>
              <w:spacing w:after="0"/>
              <w:rPr>
                <w:rFonts w:eastAsiaTheme="minorEastAsia"/>
                <w:color w:val="000000" w:themeColor="text1"/>
              </w:rPr>
            </w:pPr>
            <w:r w:rsidRPr="31CBF80F">
              <w:rPr>
                <w:rFonts w:eastAsiaTheme="minorEastAsia"/>
                <w:color w:val="000000" w:themeColor="text1"/>
              </w:rPr>
              <w:t>yes</w:t>
            </w:r>
          </w:p>
        </w:tc>
      </w:tr>
      <w:tr w:rsidR="2437211F" w:rsidTr="2A7145C5" w14:paraId="5362FD16"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72C721F" w14:textId="36325938">
            <w:pPr>
              <w:spacing w:after="0"/>
              <w:rPr>
                <w:rFonts w:eastAsiaTheme="minorEastAsia"/>
                <w:color w:val="000000" w:themeColor="text1"/>
              </w:rPr>
            </w:pPr>
            <w:r w:rsidRPr="31CBF80F">
              <w:rPr>
                <w:rFonts w:eastAsiaTheme="minorEastAsia"/>
                <w:color w:val="000000" w:themeColor="text1"/>
              </w:rPr>
              <w:t>Batcher channel closed by controller</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81B305A" w14:textId="1ACC5968">
            <w:pPr>
              <w:spacing w:after="0"/>
              <w:rPr>
                <w:rFonts w:eastAsiaTheme="minorEastAsia"/>
                <w:color w:val="000000" w:themeColor="text1"/>
              </w:rPr>
            </w:pPr>
            <w:r w:rsidRPr="31CBF80F">
              <w:rPr>
                <w:rFonts w:eastAsiaTheme="minorEastAsia"/>
                <w:color w:val="000000" w:themeColor="text1"/>
              </w:rPr>
              <w:t>batcher_closed</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74D3B2B" w14:textId="389A1A42">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7105533" w14:textId="5F829425">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98ADAB6" w14:textId="4E672242">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8C0EEF8" w14:textId="1E78BA99">
            <w:pPr>
              <w:spacing w:after="0"/>
              <w:rPr>
                <w:rFonts w:eastAsiaTheme="minorEastAsia"/>
                <w:color w:val="000000" w:themeColor="text1"/>
              </w:rPr>
            </w:pPr>
            <w:r w:rsidRPr="31CBF80F">
              <w:rPr>
                <w:rFonts w:eastAsiaTheme="minorEastAsia"/>
                <w:color w:val="000000" w:themeColor="text1"/>
              </w:rPr>
              <w:t>yes</w:t>
            </w:r>
          </w:p>
        </w:tc>
      </w:tr>
      <w:tr w:rsidR="2437211F" w:rsidTr="2A7145C5" w14:paraId="44892D0C"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100F28F" w14:textId="01FD161B">
            <w:pPr>
              <w:spacing w:after="0"/>
              <w:rPr>
                <w:rFonts w:eastAsiaTheme="minorEastAsia"/>
                <w:color w:val="000000" w:themeColor="text1"/>
              </w:rPr>
            </w:pPr>
            <w:r w:rsidRPr="31CBF80F">
              <w:rPr>
                <w:rFonts w:eastAsiaTheme="minorEastAsia"/>
                <w:color w:val="000000" w:themeColor="text1"/>
              </w:rPr>
              <w:t>429 reasons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F0423A6" w14:textId="7AD5ECA5">
            <w:pPr>
              <w:spacing w:after="0"/>
              <w:rPr>
                <w:rFonts w:eastAsiaTheme="minorEastAsia"/>
                <w:color w:val="000000" w:themeColor="text1"/>
              </w:rPr>
            </w:pPr>
            <w:r w:rsidRPr="31CBF80F">
              <w:rPr>
                <w:rFonts w:eastAsiaTheme="minorEastAsia"/>
                <w:color w:val="000000" w:themeColor="text1"/>
              </w:rPr>
              <w:t>Count of different reasons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038156D" w14:textId="4F5275BA">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09161BF6" w14:textId="0B49C24E">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9684896" w14:textId="18F967E3">
            <w:pPr>
              <w:spacing w:after="0"/>
              <w:rPr>
                <w:rFonts w:eastAsiaTheme="minorEastAsia"/>
                <w:color w:val="000000" w:themeColor="text1"/>
              </w:rPr>
            </w:pPr>
            <w:r w:rsidRPr="31CBF80F">
              <w:rPr>
                <w:rFonts w:eastAsiaTheme="minorEastAsia"/>
                <w:color w:val="000000" w:themeColor="text1"/>
              </w:rPr>
              <w:t xml:space="preserve">Mesure different 429 reasons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86AB16A" w14:textId="2EEA9F77">
            <w:pPr>
              <w:spacing w:after="0"/>
              <w:rPr>
                <w:rFonts w:eastAsiaTheme="minorEastAsia"/>
                <w:color w:val="000000" w:themeColor="text1"/>
              </w:rPr>
            </w:pPr>
            <w:r w:rsidRPr="31CBF80F">
              <w:rPr>
                <w:rFonts w:eastAsiaTheme="minorEastAsia"/>
                <w:color w:val="000000" w:themeColor="text1"/>
              </w:rPr>
              <w:t>yes</w:t>
            </w:r>
          </w:p>
        </w:tc>
      </w:tr>
      <w:tr w:rsidR="2437211F" w:rsidTr="2A7145C5" w14:paraId="551BB786"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4607C00" w14:textId="6AA641E4">
            <w:pPr>
              <w:spacing w:after="0"/>
              <w:rPr>
                <w:rFonts w:eastAsiaTheme="minorEastAsia"/>
                <w:color w:val="000000" w:themeColor="text1"/>
              </w:rPr>
            </w:pPr>
            <w:r w:rsidRPr="31CBF80F">
              <w:rPr>
                <w:rFonts w:eastAsiaTheme="minorEastAsia"/>
                <w:color w:val="000000" w:themeColor="text1"/>
              </w:rPr>
              <w:t>FD Logs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F173BBF" w14:textId="1BA6D4E7">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AE50B2" w14:textId="662FD4F2">
            <w:pPr>
              <w:spacing w:after="0"/>
              <w:rPr>
                <w:rFonts w:eastAsiaTheme="minorEastAsia"/>
                <w:color w:val="000000" w:themeColor="text1"/>
              </w:rPr>
            </w:pPr>
            <w:r w:rsidRPr="31CBF80F">
              <w:rPr>
                <w:rFonts w:eastAsiaTheme="minorEastAsia"/>
                <w:color w:val="000000" w:themeColor="text1"/>
              </w:rPr>
              <w:t>Frontdoor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585888C" w14:textId="33476AAC">
            <w:pPr>
              <w:spacing w:after="0"/>
              <w:rPr>
                <w:rFonts w:eastAsiaTheme="minorEastAsia"/>
                <w:color w:val="000000" w:themeColor="text1"/>
              </w:rPr>
            </w:pPr>
            <w:r w:rsidRPr="31CBF80F">
              <w:rPr>
                <w:rFonts w:eastAsiaTheme="minorEastAsia"/>
                <w:color w:val="000000" w:themeColor="text1"/>
              </w:rPr>
              <w:t>AzureMLFrontdoorAccessLog</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E63A5E4" w14:textId="19CB4892">
            <w:pPr>
              <w:spacing w:after="0"/>
              <w:rPr>
                <w:rFonts w:eastAsiaTheme="minorEastAsia"/>
                <w:color w:val="000000" w:themeColor="text1"/>
              </w:rPr>
            </w:pPr>
            <w:r w:rsidRPr="31CBF80F">
              <w:rPr>
                <w:rFonts w:eastAsiaTheme="minorEastAsia"/>
                <w:color w:val="000000" w:themeColor="text1"/>
              </w:rPr>
              <w:t>frontdoor logs</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1B4C3ED" w14:textId="71143351">
            <w:pPr>
              <w:spacing w:after="0"/>
              <w:rPr>
                <w:rFonts w:eastAsiaTheme="minorEastAsia"/>
                <w:color w:val="000000" w:themeColor="text1"/>
              </w:rPr>
            </w:pPr>
            <w:r w:rsidRPr="31CBF80F">
              <w:rPr>
                <w:rFonts w:eastAsiaTheme="minorEastAsia"/>
                <w:color w:val="000000" w:themeColor="text1"/>
              </w:rPr>
              <w:t>no</w:t>
            </w:r>
          </w:p>
        </w:tc>
      </w:tr>
      <w:tr w:rsidR="2437211F" w:rsidTr="2A7145C5" w14:paraId="7AFD15D6"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6100716" w14:textId="6358FD97">
            <w:pPr>
              <w:spacing w:after="0"/>
              <w:rPr>
                <w:rFonts w:eastAsiaTheme="minorEastAsia"/>
                <w:color w:val="000000" w:themeColor="text1"/>
              </w:rPr>
            </w:pPr>
            <w:r w:rsidRPr="31CBF80F">
              <w:rPr>
                <w:rFonts w:eastAsiaTheme="minorEastAsia"/>
                <w:color w:val="000000" w:themeColor="text1"/>
              </w:rPr>
              <w:t>Content Moderation Proxy</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4ACB3C0" w14:textId="62E2828C">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CF4E4E3" w14:textId="04DC5547">
            <w:pPr>
              <w:spacing w:after="0"/>
              <w:rPr>
                <w:rFonts w:eastAsiaTheme="minorEastAsia"/>
                <w:color w:val="000000" w:themeColor="text1"/>
              </w:rPr>
            </w:pPr>
            <w:r w:rsidRPr="31CBF80F">
              <w:rPr>
                <w:rFonts w:eastAsiaTheme="minorEastAsia"/>
                <w:color w:val="000000" w:themeColor="text1"/>
              </w:rPr>
              <w:t>CMP</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5991E8FE" w14:textId="0857CC66">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1F2B8E6" w14:textId="3D41EB3E">
            <w:pPr>
              <w:spacing w:after="0"/>
              <w:rPr>
                <w:rFonts w:eastAsiaTheme="minorEastAsia"/>
                <w:color w:val="000000" w:themeColor="text1"/>
              </w:rPr>
            </w:pPr>
            <w:r w:rsidRPr="31CBF80F">
              <w:rPr>
                <w:rFonts w:eastAsiaTheme="minorEastAsia"/>
                <w:color w:val="000000" w:themeColor="text1"/>
              </w:rPr>
              <w:t>cmp logs</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220C37" w14:textId="6F64B730">
            <w:pPr>
              <w:spacing w:after="0"/>
              <w:rPr>
                <w:rFonts w:eastAsiaTheme="minorEastAsia"/>
                <w:color w:val="000000" w:themeColor="text1"/>
              </w:rPr>
            </w:pPr>
            <w:r w:rsidRPr="31CBF80F">
              <w:rPr>
                <w:rFonts w:eastAsiaTheme="minorEastAsia"/>
                <w:color w:val="000000" w:themeColor="text1"/>
              </w:rPr>
              <w:t>yes</w:t>
            </w:r>
          </w:p>
        </w:tc>
      </w:tr>
      <w:tr w:rsidR="2437211F" w:rsidTr="2A7145C5" w14:paraId="0B7DB34A"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59A167" w14:textId="7DCB6C84">
            <w:pPr>
              <w:spacing w:after="0"/>
              <w:rPr>
                <w:rFonts w:eastAsiaTheme="minorEastAsia"/>
                <w:color w:val="000000" w:themeColor="text1"/>
              </w:rPr>
            </w:pPr>
            <w:r w:rsidRPr="31CBF80F">
              <w:rPr>
                <w:rFonts w:eastAsiaTheme="minorEastAsia"/>
                <w:color w:val="000000" w:themeColor="text1"/>
              </w:rPr>
              <w:t>Engine Logs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3F011D0" w14:textId="12164E6A">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815B691" w14:textId="4A4C1C2A">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6B65A64E" w14:textId="6F58689E">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5327379" w14:textId="119D3FED">
            <w:pPr>
              <w:spacing w:after="0"/>
              <w:rPr>
                <w:rFonts w:eastAsiaTheme="minorEastAsia"/>
                <w:color w:val="000000" w:themeColor="text1"/>
              </w:rPr>
            </w:pPr>
            <w:r w:rsidRPr="31CBF80F">
              <w:rPr>
                <w:rFonts w:eastAsiaTheme="minorEastAsia"/>
                <w:color w:val="000000" w:themeColor="text1"/>
              </w:rPr>
              <w:t>engine logs</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A5465EE" w14:textId="0C082EA2">
            <w:pPr>
              <w:spacing w:after="0"/>
              <w:rPr>
                <w:rFonts w:eastAsiaTheme="minorEastAsia"/>
                <w:color w:val="000000" w:themeColor="text1"/>
              </w:rPr>
            </w:pPr>
            <w:r w:rsidRPr="31CBF80F">
              <w:rPr>
                <w:rFonts w:eastAsiaTheme="minorEastAsia"/>
                <w:color w:val="000000" w:themeColor="text1"/>
              </w:rPr>
              <w:t>yes</w:t>
            </w:r>
          </w:p>
        </w:tc>
      </w:tr>
      <w:tr w:rsidR="2437211F" w:rsidTr="2A7145C5" w14:paraId="7D007E19"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CA2380A" w14:textId="56124CE7">
            <w:pPr>
              <w:spacing w:after="0"/>
              <w:rPr>
                <w:rFonts w:eastAsiaTheme="minorEastAsia"/>
                <w:color w:val="000000" w:themeColor="text1"/>
              </w:rPr>
            </w:pPr>
            <w:r w:rsidRPr="31CBF80F">
              <w:rPr>
                <w:rFonts w:eastAsiaTheme="minorEastAsia"/>
                <w:color w:val="000000" w:themeColor="text1"/>
              </w:rPr>
              <w:t>Engine Logs Histogram</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F746855" w14:textId="1EF329FF">
            <w:pPr>
              <w:spacing w:after="0"/>
              <w:rPr>
                <w:rFonts w:eastAsiaTheme="minorEastAsia"/>
                <w:color w:val="000000" w:themeColor="text1"/>
              </w:rPr>
            </w:pPr>
            <w:r w:rsidRPr="31CBF80F">
              <w:rPr>
                <w:rFonts w:eastAsiaTheme="minorEastAsia"/>
                <w:color w:val="000000" w:themeColor="text1"/>
              </w:rPr>
              <w:t>Count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E89A6CA" w14:textId="40688266">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25531995" w14:textId="362CFAB0">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A54C390" w14:textId="489B0BD7">
            <w:pPr>
              <w:spacing w:after="0"/>
              <w:rPr>
                <w:rFonts w:eastAsiaTheme="minorEastAsia"/>
                <w:color w:val="000000" w:themeColor="text1"/>
              </w:rPr>
            </w:pPr>
            <w:r w:rsidRPr="31CBF80F">
              <w:rPr>
                <w:rFonts w:eastAsiaTheme="minorEastAsia"/>
                <w:color w:val="000000" w:themeColor="text1"/>
              </w:rPr>
              <w:t>Measure engine logs volume</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FF2EEA5" w14:textId="312FFC9F">
            <w:pPr>
              <w:spacing w:after="0"/>
              <w:rPr>
                <w:rFonts w:eastAsiaTheme="minorEastAsia"/>
                <w:color w:val="000000" w:themeColor="text1"/>
              </w:rPr>
            </w:pPr>
            <w:r w:rsidRPr="31CBF80F">
              <w:rPr>
                <w:rFonts w:eastAsiaTheme="minorEastAsia"/>
                <w:color w:val="000000" w:themeColor="text1"/>
              </w:rPr>
              <w:t>yes</w:t>
            </w:r>
          </w:p>
        </w:tc>
      </w:tr>
      <w:tr w:rsidR="2437211F" w:rsidTr="2A7145C5" w14:paraId="477CA362"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DE7376B" w14:textId="55962A95">
            <w:pPr>
              <w:spacing w:after="0"/>
              <w:rPr>
                <w:rFonts w:eastAsiaTheme="minorEastAsia"/>
                <w:color w:val="000000" w:themeColor="text1"/>
              </w:rPr>
            </w:pPr>
            <w:r w:rsidRPr="31CBF80F">
              <w:rPr>
                <w:rFonts w:eastAsiaTheme="minorEastAsia"/>
                <w:color w:val="000000" w:themeColor="text1"/>
              </w:rPr>
              <w:t>Pipereplica Logs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41F43E0" w14:textId="1F745C26">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1787C24" w14:textId="38FFBA7A">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2EDE5EE9" w14:textId="7BE75D0C">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4E6E459" w14:textId="369D37DE">
            <w:pPr>
              <w:spacing w:after="0"/>
              <w:rPr>
                <w:rFonts w:eastAsiaTheme="minorEastAsia"/>
                <w:color w:val="000000" w:themeColor="text1"/>
              </w:rPr>
            </w:pPr>
            <w:r w:rsidRPr="31CBF80F">
              <w:rPr>
                <w:rFonts w:eastAsiaTheme="minorEastAsia"/>
                <w:color w:val="000000" w:themeColor="text1"/>
              </w:rPr>
              <w:t>pipereplica logs</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298B1D5" w14:textId="4F32C749">
            <w:pPr>
              <w:spacing w:after="0"/>
              <w:rPr>
                <w:rFonts w:eastAsiaTheme="minorEastAsia"/>
                <w:color w:val="000000" w:themeColor="text1"/>
              </w:rPr>
            </w:pPr>
            <w:r w:rsidRPr="31CBF80F">
              <w:rPr>
                <w:rFonts w:eastAsiaTheme="minorEastAsia"/>
                <w:color w:val="000000" w:themeColor="text1"/>
              </w:rPr>
              <w:t>yes</w:t>
            </w:r>
          </w:p>
        </w:tc>
      </w:tr>
      <w:tr w:rsidR="2437211F" w:rsidTr="2A7145C5" w14:paraId="1A74B440"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0CD3A2B" w14:textId="50DF160C">
            <w:pPr>
              <w:spacing w:after="0"/>
              <w:rPr>
                <w:rFonts w:eastAsiaTheme="minorEastAsia"/>
                <w:color w:val="000000" w:themeColor="text1"/>
              </w:rPr>
            </w:pPr>
            <w:r w:rsidRPr="31CBF80F">
              <w:rPr>
                <w:rFonts w:eastAsiaTheme="minorEastAsia"/>
                <w:color w:val="000000" w:themeColor="text1"/>
              </w:rPr>
              <w:t>ERRORS in each component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11C6862" w14:textId="7BCE6B20">
            <w:pPr>
              <w:spacing w:after="0"/>
              <w:rPr>
                <w:rFonts w:eastAsiaTheme="minorEastAsia"/>
                <w:color w:val="000000" w:themeColor="text1"/>
              </w:rPr>
            </w:pPr>
            <w:r w:rsidRPr="31CBF80F">
              <w:rPr>
                <w:rFonts w:eastAsiaTheme="minorEastAsia"/>
                <w:color w:val="000000" w:themeColor="text1"/>
              </w:rPr>
              <w:t>Count</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3550064" w14:textId="23CFBE04">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4C5C346" w14:textId="54C012B4">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731F0D0" w14:textId="12A2CCEA">
            <w:pPr>
              <w:spacing w:after="0"/>
              <w:rPr>
                <w:rFonts w:eastAsiaTheme="minorEastAsia"/>
                <w:color w:val="000000" w:themeColor="text1"/>
              </w:rPr>
            </w:pPr>
            <w:r w:rsidRPr="31CBF80F">
              <w:rPr>
                <w:rFonts w:eastAsiaTheme="minorEastAsia"/>
                <w:color w:val="000000" w:themeColor="text1"/>
              </w:rPr>
              <w:t>engine error distribution</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6AC81E6" w14:textId="1F8EBEBD">
            <w:pPr>
              <w:spacing w:after="0"/>
              <w:rPr>
                <w:rFonts w:eastAsiaTheme="minorEastAsia"/>
                <w:color w:val="000000" w:themeColor="text1"/>
              </w:rPr>
            </w:pPr>
            <w:r w:rsidRPr="31CBF80F">
              <w:rPr>
                <w:rFonts w:eastAsiaTheme="minorEastAsia"/>
                <w:color w:val="000000" w:themeColor="text1"/>
              </w:rPr>
              <w:t>yes</w:t>
            </w:r>
          </w:p>
        </w:tc>
      </w:tr>
      <w:tr w:rsidR="2437211F" w:rsidTr="2A7145C5" w14:paraId="58A6660B"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1345C1C" w14:textId="0CBD5D79">
            <w:pPr>
              <w:spacing w:after="0"/>
              <w:rPr>
                <w:rFonts w:eastAsiaTheme="minorEastAsia"/>
                <w:color w:val="000000" w:themeColor="text1"/>
              </w:rPr>
            </w:pPr>
            <w:r w:rsidRPr="31CBF80F">
              <w:rPr>
                <w:rFonts w:eastAsiaTheme="minorEastAsia"/>
                <w:color w:val="000000" w:themeColor="text1"/>
              </w:rPr>
              <w:t>Token from Requests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4E85552" w14:textId="4D2A9F2E">
            <w:pPr>
              <w:spacing w:after="0"/>
              <w:rPr>
                <w:rFonts w:eastAsiaTheme="minorEastAsia"/>
                <w:color w:val="000000" w:themeColor="text1"/>
              </w:rPr>
            </w:pPr>
            <w:r w:rsidRPr="31CBF80F">
              <w:rPr>
                <w:rFonts w:eastAsiaTheme="minorEastAsia"/>
                <w:color w:val="000000" w:themeColor="text1"/>
              </w:rPr>
              <w:t xml:space="preserve">prompt_total, generated_tokens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4A41B2D" w14:textId="4CFD3190">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65E509F9" w14:textId="371B5299">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3FC6D76" w14:textId="0F0E9437">
            <w:pPr>
              <w:spacing w:after="0"/>
              <w:rPr>
                <w:rFonts w:eastAsiaTheme="minorEastAsia"/>
                <w:color w:val="000000" w:themeColor="text1"/>
              </w:rPr>
            </w:pPr>
            <w:r w:rsidRPr="31CBF80F">
              <w:rPr>
                <w:rFonts w:eastAsiaTheme="minorEastAsia"/>
                <w:color w:val="000000" w:themeColor="text1"/>
              </w:rPr>
              <w:t>billing details</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03010C6" w14:textId="04BC049D">
            <w:pPr>
              <w:spacing w:after="0"/>
              <w:rPr>
                <w:rFonts w:eastAsiaTheme="minorEastAsia"/>
                <w:color w:val="000000" w:themeColor="text1"/>
              </w:rPr>
            </w:pPr>
            <w:r w:rsidRPr="31CBF80F">
              <w:rPr>
                <w:rFonts w:eastAsiaTheme="minorEastAsia"/>
                <w:color w:val="000000" w:themeColor="text1"/>
              </w:rPr>
              <w:t>yes</w:t>
            </w:r>
          </w:p>
        </w:tc>
      </w:tr>
      <w:tr w:rsidR="2437211F" w:rsidTr="2A7145C5" w14:paraId="6452594D"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3BF1C9F" w14:textId="346D78D1">
            <w:pPr>
              <w:spacing w:after="0"/>
              <w:rPr>
                <w:rFonts w:eastAsiaTheme="minorEastAsia"/>
                <w:color w:val="000000" w:themeColor="text1"/>
              </w:rPr>
            </w:pPr>
            <w:r w:rsidRPr="31CBF80F">
              <w:rPr>
                <w:rFonts w:eastAsiaTheme="minorEastAsia"/>
                <w:color w:val="000000" w:themeColor="text1"/>
              </w:rPr>
              <w:t>Request Count (EngineAPI)</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066E483" w14:textId="7AB564B0">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2DA0040" w14:textId="45AC9059">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148BF450" w14:textId="6B266C3A">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4F1DCA7" w14:textId="2C0C3189">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90AF212" w14:textId="2B4D5F1E">
            <w:pPr>
              <w:spacing w:after="0"/>
              <w:rPr>
                <w:rFonts w:eastAsiaTheme="minorEastAsia"/>
                <w:color w:val="000000" w:themeColor="text1"/>
              </w:rPr>
            </w:pPr>
            <w:r w:rsidRPr="31CBF80F">
              <w:rPr>
                <w:rFonts w:eastAsiaTheme="minorEastAsia"/>
                <w:color w:val="000000" w:themeColor="text1"/>
              </w:rPr>
              <w:t>yes</w:t>
            </w:r>
          </w:p>
        </w:tc>
      </w:tr>
      <w:tr w:rsidR="2437211F" w:rsidTr="2A7145C5" w14:paraId="78DC3688"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1A7B2A3" w14:textId="7B4A8532">
            <w:pPr>
              <w:spacing w:after="0"/>
              <w:rPr>
                <w:rFonts w:eastAsiaTheme="minorEastAsia"/>
                <w:color w:val="000000" w:themeColor="text1"/>
              </w:rPr>
            </w:pPr>
            <w:r w:rsidRPr="31CBF80F">
              <w:rPr>
                <w:rFonts w:eastAsiaTheme="minorEastAsia"/>
                <w:color w:val="000000" w:themeColor="text1"/>
              </w:rPr>
              <w:t>Requests Latency (EngineAPI)</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3A78CEC" w14:textId="3C9DF635">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6A6FB8D" w14:textId="0195A1E6">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25A631C2" w14:textId="0B5DA198">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490AB02" w14:textId="678D2265">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E4699CF" w14:textId="7F4697A5">
            <w:pPr>
              <w:spacing w:after="0"/>
              <w:rPr>
                <w:rFonts w:eastAsiaTheme="minorEastAsia"/>
                <w:color w:val="000000" w:themeColor="text1"/>
              </w:rPr>
            </w:pPr>
            <w:r w:rsidRPr="31CBF80F">
              <w:rPr>
                <w:rFonts w:eastAsiaTheme="minorEastAsia"/>
                <w:color w:val="000000" w:themeColor="text1"/>
              </w:rPr>
              <w:t>yes</w:t>
            </w:r>
          </w:p>
        </w:tc>
      </w:tr>
      <w:tr w:rsidR="2437211F" w:rsidTr="2A7145C5" w14:paraId="5AFD5D8D"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FA40832" w14:textId="62D500CF">
            <w:pPr>
              <w:spacing w:after="0"/>
              <w:rPr>
                <w:rFonts w:eastAsiaTheme="minorEastAsia"/>
                <w:color w:val="000000" w:themeColor="text1"/>
              </w:rPr>
            </w:pPr>
            <w:r w:rsidRPr="31CBF80F">
              <w:rPr>
                <w:rFonts w:eastAsiaTheme="minorEastAsia"/>
                <w:color w:val="000000" w:themeColor="text1"/>
              </w:rPr>
              <w:t>Generation Forward Pass time</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FCA2824" w14:textId="20D7BE8F">
            <w:pPr>
              <w:spacing w:after="0"/>
              <w:rPr>
                <w:rFonts w:eastAsiaTheme="minorEastAsia"/>
                <w:color w:val="000000" w:themeColor="text1"/>
              </w:rPr>
            </w:pPr>
            <w:r w:rsidRPr="31CBF80F">
              <w:rPr>
                <w:rFonts w:eastAsiaTheme="minorEastAsia"/>
                <w:color w:val="000000" w:themeColor="text1"/>
              </w:rPr>
              <w:t>gpu_duration_ms</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26A8593" w14:textId="01F2BF4E">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1B649D73" w14:textId="72A3D528">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1332683" w14:textId="108107B7">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016A0EE" w14:textId="55625763">
            <w:pPr>
              <w:spacing w:after="0"/>
              <w:rPr>
                <w:rFonts w:eastAsiaTheme="minorEastAsia"/>
                <w:color w:val="000000" w:themeColor="text1"/>
              </w:rPr>
            </w:pPr>
            <w:r w:rsidRPr="31CBF80F">
              <w:rPr>
                <w:rFonts w:eastAsiaTheme="minorEastAsia"/>
                <w:color w:val="000000" w:themeColor="text1"/>
              </w:rPr>
              <w:t>yes</w:t>
            </w:r>
          </w:p>
        </w:tc>
      </w:tr>
      <w:tr w:rsidR="2437211F" w:rsidTr="2A7145C5" w14:paraId="73E9BAA3"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377397D" w14:textId="1FD2E9B9">
            <w:pPr>
              <w:spacing w:after="0"/>
              <w:rPr>
                <w:rFonts w:eastAsiaTheme="minorEastAsia"/>
                <w:color w:val="000000" w:themeColor="text1"/>
              </w:rPr>
            </w:pPr>
            <w:r w:rsidRPr="31CBF80F">
              <w:rPr>
                <w:rFonts w:eastAsiaTheme="minorEastAsia"/>
                <w:color w:val="000000" w:themeColor="text1"/>
              </w:rPr>
              <w:t>Prompt Processing Time</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CAD1441" w14:textId="6EEECD91">
            <w:pPr>
              <w:spacing w:after="0"/>
              <w:rPr>
                <w:rFonts w:eastAsiaTheme="minorEastAsia"/>
                <w:color w:val="000000" w:themeColor="text1"/>
              </w:rPr>
            </w:pPr>
            <w:r w:rsidRPr="31CBF80F">
              <w:rPr>
                <w:rFonts w:eastAsiaTheme="minorEastAsia"/>
                <w:color w:val="000000" w:themeColor="text1"/>
              </w:rPr>
              <w:t>total_blocking_gpu, recv_gpu</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4486B7F" w14:textId="79C0BE99">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7367270D" w14:textId="588AAB39">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BC09C80" w14:textId="4BF5ABD4">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A73681E" w14:textId="2E97603E">
            <w:pPr>
              <w:spacing w:after="0"/>
              <w:rPr>
                <w:rFonts w:eastAsiaTheme="minorEastAsia"/>
                <w:color w:val="000000" w:themeColor="text1"/>
              </w:rPr>
            </w:pPr>
            <w:r w:rsidRPr="31CBF80F">
              <w:rPr>
                <w:rFonts w:eastAsiaTheme="minorEastAsia"/>
                <w:color w:val="000000" w:themeColor="text1"/>
              </w:rPr>
              <w:t>yes</w:t>
            </w:r>
          </w:p>
        </w:tc>
      </w:tr>
      <w:tr w:rsidR="2437211F" w:rsidTr="2A7145C5" w14:paraId="39941621"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5AF8FA6" w14:textId="7C95C977">
            <w:pPr>
              <w:spacing w:after="0"/>
              <w:rPr>
                <w:rFonts w:eastAsiaTheme="minorEastAsia"/>
                <w:color w:val="000000" w:themeColor="text1"/>
              </w:rPr>
            </w:pPr>
            <w:r w:rsidRPr="31CBF80F">
              <w:rPr>
                <w:rFonts w:eastAsiaTheme="minorEastAsia"/>
                <w:color w:val="000000" w:themeColor="text1"/>
              </w:rPr>
              <w:t>Memory Limit</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407B0E2" w14:textId="0EFE1722">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C0EAD5A" w14:textId="647D1843">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5F547FFD" w14:textId="25805386">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4913206" w14:textId="43EA1A2C">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621D5DD" w14:textId="309ED804">
            <w:pPr>
              <w:spacing w:after="0"/>
              <w:rPr>
                <w:rFonts w:eastAsiaTheme="minorEastAsia"/>
                <w:color w:val="000000" w:themeColor="text1"/>
              </w:rPr>
            </w:pPr>
            <w:r w:rsidRPr="31CBF80F">
              <w:rPr>
                <w:rFonts w:eastAsiaTheme="minorEastAsia"/>
                <w:color w:val="000000" w:themeColor="text1"/>
              </w:rPr>
              <w:t>yes</w:t>
            </w:r>
          </w:p>
        </w:tc>
      </w:tr>
      <w:tr w:rsidR="2437211F" w:rsidTr="2A7145C5" w14:paraId="2BAF82C4"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E6B183F" w14:textId="0DA4BFFE">
            <w:pPr>
              <w:spacing w:after="0"/>
              <w:rPr>
                <w:rFonts w:eastAsiaTheme="minorEastAsia"/>
                <w:color w:val="000000" w:themeColor="text1"/>
              </w:rPr>
            </w:pPr>
            <w:r w:rsidRPr="31CBF80F">
              <w:rPr>
                <w:rFonts w:eastAsiaTheme="minorEastAsia"/>
                <w:color w:val="000000" w:themeColor="text1"/>
              </w:rPr>
              <w:t>Not enough KV blocks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7423E59" w14:textId="5FF7179A">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0BDE907" w14:textId="17DF8C14">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0EF39F18" w14:textId="10682C15">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CCD4D6E" w14:textId="4B8491CE">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B9B05B5" w14:textId="38BE7A6A">
            <w:pPr>
              <w:spacing w:after="0"/>
              <w:rPr>
                <w:rFonts w:eastAsiaTheme="minorEastAsia"/>
                <w:color w:val="000000" w:themeColor="text1"/>
              </w:rPr>
            </w:pPr>
            <w:r w:rsidRPr="31CBF80F">
              <w:rPr>
                <w:rFonts w:eastAsiaTheme="minorEastAsia"/>
                <w:color w:val="000000" w:themeColor="text1"/>
              </w:rPr>
              <w:t>yes</w:t>
            </w:r>
          </w:p>
        </w:tc>
      </w:tr>
      <w:tr w:rsidR="2437211F" w:rsidTr="2A7145C5" w14:paraId="00695E25"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5D0BD13" w14:textId="76D1D478">
            <w:pPr>
              <w:spacing w:after="0"/>
              <w:rPr>
                <w:rFonts w:eastAsiaTheme="minorEastAsia"/>
                <w:color w:val="000000" w:themeColor="text1"/>
              </w:rPr>
            </w:pPr>
            <w:r w:rsidRPr="31CBF80F">
              <w:rPr>
                <w:rFonts w:eastAsiaTheme="minorEastAsia"/>
                <w:color w:val="000000" w:themeColor="text1"/>
              </w:rPr>
              <w:t>KV Block Usage and 429s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84E9C2D" w14:textId="4AE5B1C3">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60928DE" w14:textId="3C10204E">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7029743" w14:textId="23DF73E7">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2E322A8" w14:textId="0DE54A61">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18D0252" w14:textId="175683E5">
            <w:pPr>
              <w:spacing w:after="0"/>
              <w:rPr>
                <w:rFonts w:eastAsiaTheme="minorEastAsia"/>
                <w:color w:val="000000" w:themeColor="text1"/>
              </w:rPr>
            </w:pPr>
            <w:r w:rsidRPr="31CBF80F">
              <w:rPr>
                <w:rFonts w:eastAsiaTheme="minorEastAsia"/>
                <w:color w:val="000000" w:themeColor="text1"/>
              </w:rPr>
              <w:t>yes</w:t>
            </w:r>
          </w:p>
        </w:tc>
      </w:tr>
      <w:tr w:rsidR="2437211F" w:rsidTr="2A7145C5" w14:paraId="1403CB80"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038308" w14:textId="35488EC2">
            <w:pPr>
              <w:spacing w:after="0"/>
              <w:rPr>
                <w:rFonts w:eastAsiaTheme="minorEastAsia"/>
                <w:color w:val="000000" w:themeColor="text1"/>
              </w:rPr>
            </w:pPr>
            <w:r w:rsidRPr="31CBF80F">
              <w:rPr>
                <w:rFonts w:eastAsiaTheme="minorEastAsia"/>
                <w:color w:val="000000" w:themeColor="text1"/>
              </w:rPr>
              <w:t>Token Generation Batch size (Pipereplica)</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E0397C5" w14:textId="16CFF769">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103657D" w14:textId="3364DE4D">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14867102" w14:textId="67D40EE6">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8E6C260" w14:textId="2A3B6781">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02CE557" w14:textId="41EEE22B">
            <w:pPr>
              <w:spacing w:after="0"/>
              <w:rPr>
                <w:rFonts w:eastAsiaTheme="minorEastAsia"/>
                <w:color w:val="000000" w:themeColor="text1"/>
              </w:rPr>
            </w:pPr>
            <w:r w:rsidRPr="31CBF80F">
              <w:rPr>
                <w:rFonts w:eastAsiaTheme="minorEastAsia"/>
                <w:color w:val="000000" w:themeColor="text1"/>
              </w:rPr>
              <w:t>yes</w:t>
            </w:r>
          </w:p>
        </w:tc>
      </w:tr>
      <w:tr w:rsidR="2437211F" w:rsidTr="2A7145C5" w14:paraId="2F52DD77"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5F39169" w14:textId="542C402E">
            <w:pPr>
              <w:spacing w:after="0"/>
              <w:rPr>
                <w:rFonts w:eastAsiaTheme="minorEastAsia"/>
                <w:color w:val="000000" w:themeColor="text1"/>
              </w:rPr>
            </w:pPr>
            <w:r w:rsidRPr="31CBF80F">
              <w:rPr>
                <w:rFonts w:eastAsiaTheme="minorEastAsia"/>
                <w:color w:val="000000" w:themeColor="text1"/>
              </w:rPr>
              <w:t>CPU/GPU time (Pipereplica)</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285EAC1" w14:textId="16E0E36D">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6E011E1" w14:textId="71D3D306">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654E1AEC" w14:textId="198AEEBD">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EBF3586" w14:textId="6D4B6DEB">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18C0447" w14:textId="09AB8D7F">
            <w:pPr>
              <w:spacing w:after="0"/>
              <w:rPr>
                <w:rFonts w:eastAsiaTheme="minorEastAsia"/>
                <w:color w:val="000000" w:themeColor="text1"/>
              </w:rPr>
            </w:pPr>
            <w:r w:rsidRPr="31CBF80F">
              <w:rPr>
                <w:rFonts w:eastAsiaTheme="minorEastAsia"/>
                <w:color w:val="000000" w:themeColor="text1"/>
              </w:rPr>
              <w:t>yes</w:t>
            </w:r>
          </w:p>
        </w:tc>
      </w:tr>
      <w:tr w:rsidR="2437211F" w:rsidTr="2A7145C5" w14:paraId="5F6D3AC8"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E4C4625" w14:textId="7F3A3CD0">
            <w:pPr>
              <w:spacing w:after="0"/>
              <w:rPr>
                <w:rFonts w:eastAsiaTheme="minorEastAsia"/>
                <w:color w:val="000000" w:themeColor="text1"/>
              </w:rPr>
            </w:pPr>
            <w:r w:rsidRPr="31CBF80F">
              <w:rPr>
                <w:rFonts w:eastAsiaTheme="minorEastAsia"/>
                <w:color w:val="000000" w:themeColor="text1"/>
              </w:rPr>
              <w:t>Token Loading Latency (EngineAPI)</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9847FD5" w14:textId="56341139">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6C8F360" w14:textId="19C116BB">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4A7CE279" w14:textId="4E244307">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D73FF0B" w14:textId="6A667DDF">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308CC2C" w14:textId="7EA7524B">
            <w:pPr>
              <w:spacing w:after="0"/>
              <w:rPr>
                <w:rFonts w:eastAsiaTheme="minorEastAsia"/>
                <w:color w:val="000000" w:themeColor="text1"/>
              </w:rPr>
            </w:pPr>
            <w:r w:rsidRPr="31CBF80F">
              <w:rPr>
                <w:rFonts w:eastAsiaTheme="minorEastAsia"/>
                <w:color w:val="000000" w:themeColor="text1"/>
              </w:rPr>
              <w:t>yes</w:t>
            </w:r>
          </w:p>
        </w:tc>
      </w:tr>
      <w:tr w:rsidR="2437211F" w:rsidTr="2A7145C5" w14:paraId="7FC9E61F"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8652D62" w14:textId="510A75F3">
            <w:pPr>
              <w:spacing w:after="0"/>
              <w:rPr>
                <w:rFonts w:eastAsiaTheme="minorEastAsia"/>
                <w:color w:val="000000" w:themeColor="text1"/>
              </w:rPr>
            </w:pPr>
            <w:r w:rsidRPr="31CBF80F">
              <w:rPr>
                <w:rFonts w:eastAsiaTheme="minorEastAsia"/>
                <w:color w:val="000000" w:themeColor="text1"/>
              </w:rPr>
              <w:t>InstanceCount Expected vs Actual</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32FA831" w14:textId="6F70BA3A">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29A0CCA" w14:textId="0FB65A0D">
            <w:pPr>
              <w:spacing w:after="0"/>
              <w:rPr>
                <w:rFonts w:eastAsiaTheme="minorEastAsia"/>
                <w:color w:val="000000" w:themeColor="text1"/>
              </w:rPr>
            </w:pPr>
            <w:r w:rsidRPr="31CBF80F">
              <w:rPr>
                <w:rFonts w:eastAsiaTheme="minorEastAsia"/>
                <w:color w:val="000000" w:themeColor="text1"/>
              </w:rPr>
              <w:t>Analytics</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14869E8C" w14:textId="03464AD2">
            <w:pPr>
              <w:spacing w:after="0"/>
              <w:rPr>
                <w:rFonts w:eastAsiaTheme="minorEastAsia"/>
                <w:color w:val="000000" w:themeColor="text1"/>
              </w:rPr>
            </w:pPr>
            <w:r w:rsidRPr="31CBF80F">
              <w:rPr>
                <w:rFonts w:eastAsiaTheme="minorEastAsia"/>
                <w:color w:val="000000" w:themeColor="text1"/>
              </w:rPr>
              <w:t>DeploymentsState</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FA978B0" w14:textId="50D912B3">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34B24CB" w14:textId="3CBF1079">
            <w:pPr>
              <w:spacing w:after="0"/>
              <w:rPr>
                <w:rFonts w:eastAsiaTheme="minorEastAsia"/>
                <w:color w:val="000000" w:themeColor="text1"/>
              </w:rPr>
            </w:pPr>
            <w:r w:rsidRPr="31CBF80F">
              <w:rPr>
                <w:rFonts w:eastAsiaTheme="minorEastAsia"/>
                <w:color w:val="000000" w:themeColor="text1"/>
              </w:rPr>
              <w:t>no</w:t>
            </w:r>
          </w:p>
        </w:tc>
      </w:tr>
      <w:tr w:rsidR="2437211F" w:rsidTr="2A7145C5" w14:paraId="29DF7E13"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834BA3A" w14:textId="6429E6E7">
            <w:pPr>
              <w:spacing w:after="0"/>
              <w:rPr>
                <w:rFonts w:eastAsiaTheme="minorEastAsia"/>
                <w:color w:val="000000" w:themeColor="text1"/>
              </w:rPr>
            </w:pPr>
            <w:r w:rsidRPr="31CBF80F">
              <w:rPr>
                <w:rFonts w:eastAsiaTheme="minorEastAsia"/>
                <w:color w:val="000000" w:themeColor="text1"/>
              </w:rPr>
              <w:t>Request Latency by Token Generation (EngineAPI)</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545E37A" w14:textId="6C1D59B9">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63F48117" w14:textId="42FB294B">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06BE8A4F" w14:textId="2BBE037D">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F72F0AD" w14:textId="49773EE1">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07DDD9E" w14:textId="0CCDCBDB">
            <w:pPr>
              <w:spacing w:after="0"/>
              <w:rPr>
                <w:rFonts w:eastAsiaTheme="minorEastAsia"/>
                <w:color w:val="000000" w:themeColor="text1"/>
              </w:rPr>
            </w:pPr>
            <w:r w:rsidRPr="31CBF80F">
              <w:rPr>
                <w:rFonts w:eastAsiaTheme="minorEastAsia"/>
                <w:color w:val="000000" w:themeColor="text1"/>
              </w:rPr>
              <w:t>yes</w:t>
            </w:r>
          </w:p>
        </w:tc>
      </w:tr>
      <w:tr w:rsidR="2437211F" w:rsidTr="2A7145C5" w14:paraId="271934E2"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7F131EF" w14:textId="7F77322E">
            <w:pPr>
              <w:spacing w:after="0"/>
              <w:rPr>
                <w:rFonts w:eastAsiaTheme="minorEastAsia"/>
                <w:color w:val="000000" w:themeColor="text1"/>
              </w:rPr>
            </w:pPr>
            <w:r w:rsidRPr="31CBF80F">
              <w:rPr>
                <w:rFonts w:eastAsiaTheme="minorEastAsia"/>
                <w:color w:val="000000" w:themeColor="text1"/>
              </w:rPr>
              <w:t>Context Tokens Distribution</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C431293" w14:textId="162A7E0F">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549065D9" w14:textId="1F46AE16">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61A9440B" w14:textId="77813BEF">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C30D048" w14:textId="555CBF81">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DAA3BD5" w14:textId="19ED73AC">
            <w:pPr>
              <w:spacing w:after="0"/>
              <w:rPr>
                <w:rFonts w:eastAsiaTheme="minorEastAsia"/>
                <w:color w:val="000000" w:themeColor="text1"/>
              </w:rPr>
            </w:pPr>
            <w:r w:rsidRPr="31CBF80F">
              <w:rPr>
                <w:rFonts w:eastAsiaTheme="minorEastAsia"/>
                <w:color w:val="000000" w:themeColor="text1"/>
              </w:rPr>
              <w:t>yes</w:t>
            </w:r>
          </w:p>
        </w:tc>
      </w:tr>
      <w:tr w:rsidR="2437211F" w:rsidTr="2A7145C5" w14:paraId="7F9018E2" w14:textId="77777777">
        <w:trPr>
          <w:trHeight w:val="3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B663A7D" w14:textId="0A8E21F0">
            <w:pPr>
              <w:spacing w:after="0"/>
              <w:rPr>
                <w:rFonts w:eastAsiaTheme="minorEastAsia"/>
                <w:color w:val="000000" w:themeColor="text1"/>
              </w:rPr>
            </w:pPr>
            <w:r w:rsidRPr="31CBF80F">
              <w:rPr>
                <w:rFonts w:eastAsiaTheme="minorEastAsia"/>
                <w:color w:val="000000" w:themeColor="text1"/>
              </w:rPr>
              <w:t>Generated Tokens Histogram</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8ECAB5E" w14:textId="3D7E8D64">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028A778" w14:textId="4B3E6414">
            <w:pPr>
              <w:spacing w:after="0"/>
              <w:rPr>
                <w:rFonts w:eastAsiaTheme="minorEastAsia"/>
                <w:color w:val="000000" w:themeColor="text1"/>
              </w:rPr>
            </w:pPr>
            <w:r w:rsidRPr="31CBF80F">
              <w:rPr>
                <w:rFonts w:eastAsiaTheme="minorEastAsia"/>
                <w:color w:val="000000" w:themeColor="text1"/>
              </w:rPr>
              <w:t>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140E8836" w14:textId="4E5751FE">
            <w:pPr>
              <w:spacing w:after="0"/>
              <w:rPr>
                <w:rFonts w:eastAsiaTheme="minorEastAsia"/>
                <w:color w:val="000000" w:themeColor="text1"/>
              </w:rPr>
            </w:pPr>
            <w:r w:rsidRPr="31CBF80F">
              <w:rPr>
                <w:rFonts w:eastAsiaTheme="minorEastAsia"/>
                <w:color w:val="000000" w:themeColor="text1"/>
              </w:rPr>
              <w:t>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3054DF68" w14:textId="53E67D07">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B64DAC6" w14:textId="1854F786">
            <w:pPr>
              <w:spacing w:after="0"/>
              <w:rPr>
                <w:rFonts w:eastAsiaTheme="minorEastAsia"/>
                <w:color w:val="000000" w:themeColor="text1"/>
              </w:rPr>
            </w:pPr>
            <w:r w:rsidRPr="31CBF80F">
              <w:rPr>
                <w:rFonts w:eastAsiaTheme="minorEastAsia"/>
                <w:color w:val="000000" w:themeColor="text1"/>
              </w:rPr>
              <w:t>yes</w:t>
            </w:r>
          </w:p>
        </w:tc>
      </w:tr>
      <w:tr w:rsidR="2437211F" w:rsidTr="2A7145C5" w14:paraId="4AFEC725" w14:textId="77777777">
        <w:trPr>
          <w:trHeight w:val="12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C5467A7" w14:textId="715698EC">
            <w:pPr>
              <w:spacing w:after="0"/>
              <w:rPr>
                <w:rFonts w:eastAsiaTheme="minorEastAsia"/>
                <w:color w:val="000000" w:themeColor="text1"/>
              </w:rPr>
            </w:pPr>
            <w:r w:rsidRPr="31CBF80F">
              <w:rPr>
                <w:rFonts w:eastAsiaTheme="minorEastAsia"/>
                <w:color w:val="000000" w:themeColor="text1"/>
              </w:rPr>
              <w:t>Timespan Layer Cake</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8556BCE" w14:textId="4EB6FACC">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F0F756A" w14:textId="5587E454">
            <w:pPr>
              <w:spacing w:after="0"/>
              <w:rPr>
                <w:rFonts w:eastAsiaTheme="minorEastAsia"/>
                <w:color w:val="000000" w:themeColor="text1"/>
              </w:rPr>
            </w:pPr>
            <w:r w:rsidRPr="31CBF80F">
              <w:rPr>
                <w:rFonts w:eastAsiaTheme="minorEastAsia"/>
                <w:color w:val="000000" w:themeColor="text1"/>
              </w:rPr>
              <w:t>Frontdoor</w:t>
            </w:r>
            <w:r>
              <w:br/>
            </w:r>
            <w:r w:rsidRPr="31CBF80F">
              <w:rPr>
                <w:rFonts w:eastAsiaTheme="minorEastAsia"/>
                <w:color w:val="000000" w:themeColor="text1"/>
              </w:rPr>
              <w:t xml:space="preserve"> Envoy L1/2</w:t>
            </w:r>
            <w:r>
              <w:br/>
            </w:r>
            <w:r w:rsidRPr="31CBF80F">
              <w:rPr>
                <w:rFonts w:eastAsiaTheme="minorEastAsia"/>
                <w:color w:val="000000" w:themeColor="text1"/>
              </w:rPr>
              <w:t xml:space="preserve"> CMP</w:t>
            </w:r>
            <w:r>
              <w:br/>
            </w:r>
            <w:r w:rsidRPr="31CBF80F">
              <w:rPr>
                <w:rFonts w:eastAsiaTheme="minorEastAsia"/>
                <w:color w:val="000000" w:themeColor="text1"/>
              </w:rPr>
              <w:t xml:space="preserve"> Inference-Sever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302C9933" w14:textId="64D2316F">
            <w:pPr>
              <w:spacing w:after="0"/>
              <w:rPr>
                <w:rFonts w:eastAsiaTheme="minorEastAsia"/>
                <w:color w:val="000000" w:themeColor="text1"/>
              </w:rPr>
            </w:pPr>
            <w:r w:rsidRPr="31CBF80F">
              <w:rPr>
                <w:rFonts w:eastAsiaTheme="minorEastAsia"/>
                <w:color w:val="000000" w:themeColor="text1"/>
              </w:rPr>
              <w:t>AzureMLFrontdoorAccessLog</w:t>
            </w:r>
            <w:r>
              <w:br/>
            </w:r>
            <w:r w:rsidRPr="31CBF80F">
              <w:rPr>
                <w:rFonts w:eastAsiaTheme="minorEastAsia"/>
                <w:color w:val="000000" w:themeColor="text1"/>
              </w:rPr>
              <w:t xml:space="preserve"> 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6A29BB9" w14:textId="0EC2C0FC">
            <w:pPr>
              <w:spacing w:after="0"/>
              <w:rPr>
                <w:rFonts w:eastAsiaTheme="minorEastAsia"/>
                <w:color w:val="000000" w:themeColor="text1"/>
              </w:rPr>
            </w:pPr>
            <w:r w:rsidRPr="31CBF80F">
              <w:rPr>
                <w:rFonts w:eastAsiaTheme="minorEastAsia"/>
                <w:color w:val="000000" w:themeColor="text1"/>
              </w:rPr>
              <w:t xml:space="preserve"> </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7A6D0238" w14:textId="67B22922">
            <w:pPr>
              <w:spacing w:after="0"/>
              <w:rPr>
                <w:rFonts w:eastAsiaTheme="minorEastAsia"/>
                <w:color w:val="000000" w:themeColor="text1"/>
              </w:rPr>
            </w:pPr>
            <w:r w:rsidRPr="31CBF80F">
              <w:rPr>
                <w:rFonts w:eastAsiaTheme="minorEastAsia"/>
                <w:color w:val="000000" w:themeColor="text1"/>
              </w:rPr>
              <w:t>yes</w:t>
            </w:r>
          </w:p>
        </w:tc>
      </w:tr>
      <w:tr w:rsidR="2437211F" w:rsidTr="2A7145C5" w14:paraId="06E59768" w14:textId="77777777">
        <w:trPr>
          <w:trHeight w:val="600"/>
        </w:trPr>
        <w:tc>
          <w:tcPr>
            <w:tcW w:w="1604"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6D2EF98" w14:textId="1C150AA0">
            <w:pPr>
              <w:spacing w:after="0"/>
              <w:rPr>
                <w:rFonts w:eastAsiaTheme="minorEastAsia"/>
                <w:color w:val="000000" w:themeColor="text1"/>
              </w:rPr>
            </w:pPr>
            <w:r w:rsidRPr="31CBF80F">
              <w:rPr>
                <w:rFonts w:eastAsiaTheme="minorEastAsia"/>
                <w:color w:val="000000" w:themeColor="text1"/>
              </w:rPr>
              <w:t>Billing Log Loss</w:t>
            </w:r>
          </w:p>
        </w:tc>
        <w:tc>
          <w:tcPr>
            <w:tcW w:w="171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4FC6A222" w14:textId="60B03930">
            <w:pPr>
              <w:spacing w:after="0"/>
              <w:rPr>
                <w:rFonts w:eastAsiaTheme="minorEastAsia"/>
                <w:color w:val="000000" w:themeColor="text1"/>
              </w:rPr>
            </w:pPr>
            <w:r w:rsidRPr="31CBF80F">
              <w:rPr>
                <w:rFonts w:eastAsiaTheme="minorEastAsia"/>
                <w:color w:val="000000" w:themeColor="text1"/>
              </w:rPr>
              <w:t xml:space="preserve"> </w:t>
            </w:r>
          </w:p>
        </w:tc>
        <w:tc>
          <w:tcPr>
            <w:tcW w:w="10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23FE5164" w14:textId="1EB0CFE9">
            <w:pPr>
              <w:spacing w:after="0"/>
              <w:rPr>
                <w:rFonts w:eastAsiaTheme="minorEastAsia"/>
                <w:color w:val="000000" w:themeColor="text1"/>
              </w:rPr>
            </w:pPr>
            <w:r w:rsidRPr="31CBF80F">
              <w:rPr>
                <w:rFonts w:eastAsiaTheme="minorEastAsia"/>
                <w:color w:val="000000" w:themeColor="text1"/>
              </w:rPr>
              <w:t>Frontdoor</w:t>
            </w:r>
            <w:r>
              <w:br/>
            </w:r>
            <w:r w:rsidRPr="31CBF80F">
              <w:rPr>
                <w:rFonts w:eastAsiaTheme="minorEastAsia"/>
                <w:color w:val="000000" w:themeColor="text1"/>
              </w:rPr>
              <w:t xml:space="preserve"> Inference-Server</w:t>
            </w:r>
          </w:p>
        </w:tc>
        <w:tc>
          <w:tcPr>
            <w:tcW w:w="163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2437211F" w:rsidP="2437211F" w:rsidRDefault="2437211F" w14:paraId="04E867B8" w14:textId="21468E5D">
            <w:pPr>
              <w:spacing w:after="0"/>
              <w:rPr>
                <w:rFonts w:eastAsiaTheme="minorEastAsia"/>
                <w:color w:val="000000" w:themeColor="text1"/>
              </w:rPr>
            </w:pPr>
            <w:r w:rsidRPr="31CBF80F">
              <w:rPr>
                <w:rFonts w:eastAsiaTheme="minorEastAsia"/>
                <w:color w:val="000000" w:themeColor="text1"/>
              </w:rPr>
              <w:t>AzureMLFrontdoorAccessLog</w:t>
            </w:r>
            <w:r>
              <w:br/>
            </w:r>
            <w:r w:rsidRPr="31CBF80F">
              <w:rPr>
                <w:rFonts w:eastAsiaTheme="minorEastAsia"/>
                <w:color w:val="000000" w:themeColor="text1"/>
              </w:rPr>
              <w:t xml:space="preserve"> AMLManagedComputeLogs</w:t>
            </w:r>
          </w:p>
        </w:tc>
        <w:tc>
          <w:tcPr>
            <w:tcW w:w="251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00F6BF83" w14:textId="5740864A">
            <w:pPr>
              <w:spacing w:after="0"/>
              <w:rPr>
                <w:rFonts w:eastAsiaTheme="minorEastAsia"/>
                <w:color w:val="000000" w:themeColor="text1"/>
              </w:rPr>
            </w:pPr>
            <w:r w:rsidRPr="31CBF80F">
              <w:rPr>
                <w:rFonts w:eastAsiaTheme="minorEastAsia"/>
                <w:color w:val="000000" w:themeColor="text1"/>
              </w:rPr>
              <w:t>The billing log loss tile utilizes the endpoint, deployment, and time range parameters to find the number of requests received by frontdoor that do not have an associated billing log and are therefore unaccounted for in context load and token generation rates.</w:t>
            </w:r>
          </w:p>
        </w:tc>
        <w:tc>
          <w:tcPr>
            <w:tcW w:w="89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2437211F" w:rsidP="2437211F" w:rsidRDefault="2437211F" w14:paraId="17AFB836" w14:textId="1A40B588">
            <w:pPr>
              <w:spacing w:after="0"/>
              <w:rPr>
                <w:rFonts w:eastAsiaTheme="minorEastAsia"/>
                <w:color w:val="000000" w:themeColor="text1"/>
              </w:rPr>
            </w:pPr>
            <w:r w:rsidRPr="31CBF80F">
              <w:rPr>
                <w:rFonts w:eastAsiaTheme="minorEastAsia"/>
                <w:color w:val="000000" w:themeColor="text1"/>
              </w:rPr>
              <w:t>yes</w:t>
            </w:r>
          </w:p>
        </w:tc>
      </w:tr>
    </w:tbl>
    <w:p w:rsidR="603BB0C1" w:rsidP="603BB0C1" w:rsidRDefault="603BB0C1" w14:paraId="56BA00CD" w14:textId="028962BC">
      <w:pPr>
        <w:spacing w:line="257" w:lineRule="auto"/>
      </w:pPr>
    </w:p>
    <w:p w:rsidR="7187F943" w:rsidP="1BF94BC3" w:rsidRDefault="002704CA" w14:paraId="19906740" w14:textId="4769EBB0">
      <w:pPr>
        <w:spacing w:line="257" w:lineRule="auto"/>
      </w:pPr>
      <w:r>
        <w:t xml:space="preserve"> </w:t>
      </w:r>
    </w:p>
    <w:p w:rsidR="000D12B8" w:rsidP="006D60E1" w:rsidRDefault="000D12B8" w14:paraId="68AE42FC" w14:textId="4EB4D9F8">
      <w:pPr>
        <w:pStyle w:val="Heading1"/>
      </w:pPr>
      <w:r>
        <w:t>Identity</w:t>
      </w:r>
    </w:p>
    <w:p w:rsidRPr="00E15C65" w:rsidR="00E15C65" w:rsidP="00E15C65" w:rsidRDefault="00873A1E" w14:paraId="4A0244A5" w14:textId="0B5BA88D">
      <w:hyperlink w:history="1" r:id="rId43">
        <w:r w:rsidR="00E15C65">
          <w:rPr>
            <w:rStyle w:val="Hyperlink"/>
          </w:rPr>
          <w:t>Identity On Nexus.docx</w:t>
        </w:r>
      </w:hyperlink>
    </w:p>
    <w:p w:rsidRPr="001818EC" w:rsidR="001818EC" w:rsidP="006D60E1" w:rsidRDefault="00CC6CD6" w14:paraId="7E9765CB" w14:textId="0B94DB50">
      <w:pPr>
        <w:pStyle w:val="Heading1"/>
      </w:pPr>
      <w:r>
        <w:t>Health</w:t>
      </w:r>
      <w:r w:rsidR="00017450">
        <w:t xml:space="preserve"> Monitoring and Repair</w:t>
      </w:r>
    </w:p>
    <w:p w:rsidR="009775F6" w:rsidP="001818EC" w:rsidRDefault="004502DB" w14:paraId="4BCED78B" w14:textId="1A5EBC84">
      <w:pPr>
        <w:spacing w:after="0" w:line="240" w:lineRule="auto"/>
      </w:pPr>
      <w:r>
        <w:rPr>
          <w:lang w:eastAsia="zh-CN"/>
        </w:rPr>
        <w:t xml:space="preserve">We </w:t>
      </w:r>
      <w:r w:rsidRPr="005E67FB" w:rsidR="005E67FB">
        <w:t>leverage</w:t>
      </w:r>
      <w:r w:rsidR="005E67FB">
        <w:rPr>
          <w:rFonts w:ascii="Calibri Light" w:hAnsi="Calibri Light" w:eastAsia="Calibri Light" w:cs="Calibri Light"/>
          <w:color w:val="2F5496" w:themeColor="accent1" w:themeShade="BF"/>
          <w:sz w:val="32"/>
          <w:szCs w:val="32"/>
        </w:rPr>
        <w:t xml:space="preserve"> </w:t>
      </w:r>
      <w:hyperlink w:history="1" r:id="rId44">
        <w:r w:rsidR="005E67FB">
          <w:rPr>
            <w:rStyle w:val="Hyperlink"/>
          </w:rPr>
          <w:t>Compute Health Manager Draft Design.docx</w:t>
        </w:r>
      </w:hyperlink>
      <w:r w:rsidR="005E67FB">
        <w:t xml:space="preserve"> </w:t>
      </w:r>
      <w:r>
        <w:t xml:space="preserve"> for node problem detection and </w:t>
      </w:r>
      <w:r w:rsidR="00C131EC">
        <w:t xml:space="preserve">analysis.  </w:t>
      </w:r>
      <w:r w:rsidR="002825C5">
        <w:t xml:space="preserve">In this </w:t>
      </w:r>
      <w:r w:rsidR="00C12A70">
        <w:t>session, we</w:t>
      </w:r>
      <w:r w:rsidR="002825C5">
        <w:t xml:space="preserve"> </w:t>
      </w:r>
      <w:r w:rsidR="00C131EC">
        <w:t>will focus on</w:t>
      </w:r>
      <w:r w:rsidR="005E50DD">
        <w:t xml:space="preserve"> </w:t>
      </w:r>
      <w:r w:rsidR="000E37A0">
        <w:t xml:space="preserve">compute specific logic </w:t>
      </w:r>
      <w:r w:rsidR="00645EDB">
        <w:t>that includes</w:t>
      </w:r>
      <w:r w:rsidR="00800CE4">
        <w:t xml:space="preserve"> </w:t>
      </w:r>
      <w:r w:rsidR="00BC4035">
        <w:t xml:space="preserve">workload </w:t>
      </w:r>
      <w:r w:rsidR="00FC3FC1">
        <w:t>precheck, workload</w:t>
      </w:r>
      <w:r w:rsidR="00021FE4">
        <w:t xml:space="preserve"> repair</w:t>
      </w:r>
      <w:r w:rsidR="006E68E0">
        <w:t xml:space="preserve">, </w:t>
      </w:r>
      <w:r w:rsidR="00BC4035">
        <w:t xml:space="preserve">and </w:t>
      </w:r>
      <w:r w:rsidR="00614AD5">
        <w:t>node</w:t>
      </w:r>
      <w:r w:rsidR="00021FE4">
        <w:t xml:space="preserve"> repair</w:t>
      </w:r>
      <w:r w:rsidR="0081201E">
        <w:t>.</w:t>
      </w:r>
    </w:p>
    <w:p w:rsidR="005442E7" w:rsidP="001818EC" w:rsidRDefault="227A587C" w14:paraId="2C39372A" w14:textId="05474A2E">
      <w:pPr>
        <w:spacing w:after="0" w:line="240" w:lineRule="auto"/>
      </w:pPr>
      <w:r>
        <w:rPr>
          <w:noProof/>
        </w:rPr>
        <w:drawing>
          <wp:inline distT="0" distB="0" distL="0" distR="0" wp14:anchorId="1AF5892D" wp14:editId="7082B7F1">
            <wp:extent cx="5943600" cy="3778885"/>
            <wp:effectExtent l="0" t="0" r="0" b="0"/>
            <wp:docPr id="620949020" name="Picture 62094902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949020"/>
                    <pic:cNvPicPr/>
                  </pic:nvPicPr>
                  <pic:blipFill>
                    <a:blip r:embed="rId45">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rsidR="00FF4DF8" w:rsidP="2A528D0F" w:rsidRDefault="00E70078" w14:paraId="35014F9F" w14:textId="7B984FFD">
      <w:pPr>
        <w:spacing w:after="0"/>
      </w:pPr>
      <w:r w:rsidRPr="2A528D0F">
        <w:rPr>
          <w:rFonts w:ascii="Calibri" w:hAnsi="Calibri" w:eastAsia="Calibri" w:cs="Calibri"/>
        </w:rPr>
        <w:t xml:space="preserve">Two new services </w:t>
      </w:r>
      <w:r w:rsidRPr="2A528D0F" w:rsidR="00385205">
        <w:rPr>
          <w:rFonts w:ascii="Calibri" w:hAnsi="Calibri" w:eastAsia="Calibri" w:cs="Calibri"/>
        </w:rPr>
        <w:t>will be added</w:t>
      </w:r>
      <w:r w:rsidRPr="2A528D0F" w:rsidR="0097125E">
        <w:rPr>
          <w:rFonts w:ascii="Calibri" w:hAnsi="Calibri" w:eastAsia="Calibri" w:cs="Calibri"/>
        </w:rPr>
        <w:t>:</w:t>
      </w:r>
    </w:p>
    <w:p w:rsidR="655979BD" w:rsidP="004440F8" w:rsidRDefault="655979BD" w14:paraId="2E4ED537" w14:textId="4A5F805D">
      <w:pPr>
        <w:pStyle w:val="ListParagraph"/>
        <w:numPr>
          <w:ilvl w:val="0"/>
          <w:numId w:val="32"/>
        </w:numPr>
        <w:spacing w:after="0"/>
        <w:rPr>
          <w:rFonts w:ascii="Calibri" w:hAnsi="Calibri" w:eastAsia="Calibri" w:cs="Calibri"/>
        </w:rPr>
      </w:pPr>
      <w:r w:rsidRPr="2A528D0F">
        <w:rPr>
          <w:rFonts w:ascii="Calibri" w:hAnsi="Calibri" w:eastAsia="Calibri" w:cs="Calibri"/>
        </w:rPr>
        <w:t>ClusterHealthManager: this service is responsible for workload repair, including cordoning bad nodes and draining workloads. It also acts as a node repair history provider, storing nodes' repair history in configmaps. Additionally, it monitors the health manager’s heartbeat of each node and node not-ready events to prevent situations where nodes are unable to report their unhealthy status themselves.</w:t>
      </w:r>
    </w:p>
    <w:p w:rsidR="655979BD" w:rsidP="004440F8" w:rsidRDefault="655979BD" w14:paraId="78B850BA" w14:textId="274D9BC1">
      <w:pPr>
        <w:pStyle w:val="ListParagraph"/>
        <w:numPr>
          <w:ilvl w:val="0"/>
          <w:numId w:val="32"/>
        </w:numPr>
        <w:spacing w:after="0"/>
        <w:rPr>
          <w:rFonts w:ascii="Calibri" w:hAnsi="Calibri" w:eastAsia="Calibri" w:cs="Calibri"/>
        </w:rPr>
      </w:pPr>
      <w:r w:rsidRPr="2A528D0F">
        <w:rPr>
          <w:rFonts w:ascii="Calibri" w:hAnsi="Calibri" w:eastAsia="Calibri" w:cs="Calibri"/>
        </w:rPr>
        <w:t>NodeProblemResolver: running on each node to perform node repair. for hot repair and reboot, we prefer to do it locally; for action such as reimage and re-provisioning, the repair will be routed to a compute service like AKS or OCI.</w:t>
      </w:r>
    </w:p>
    <w:p w:rsidR="655979BD" w:rsidP="2A528D0F" w:rsidRDefault="655979BD" w14:paraId="0988D1B3" w14:textId="1F5A279B">
      <w:pPr>
        <w:spacing w:after="0"/>
      </w:pPr>
      <w:r w:rsidRPr="2A528D0F">
        <w:rPr>
          <w:rFonts w:ascii="Calibri" w:hAnsi="Calibri" w:eastAsia="Calibri" w:cs="Calibri"/>
        </w:rPr>
        <w:t xml:space="preserve">  </w:t>
      </w:r>
    </w:p>
    <w:p w:rsidR="008D30DA" w:rsidP="2A528D0F" w:rsidRDefault="008D30DA" w14:paraId="74B3C8D9" w14:textId="1713C2DD">
      <w:pPr>
        <w:spacing w:after="0"/>
      </w:pPr>
      <w:r w:rsidRPr="2A528D0F">
        <w:rPr>
          <w:rFonts w:ascii="Calibri" w:hAnsi="Calibri" w:eastAsia="Calibri" w:cs="Calibri"/>
        </w:rPr>
        <w:t>Precheck flow:</w:t>
      </w:r>
    </w:p>
    <w:p w:rsidR="655979BD" w:rsidP="2A528D0F" w:rsidRDefault="655979BD" w14:paraId="433BCF3F" w14:textId="077C552E">
      <w:pPr>
        <w:spacing w:after="0"/>
        <w:rPr>
          <w:rFonts w:ascii="Calibri" w:hAnsi="Calibri" w:eastAsia="Calibri" w:cs="Calibri"/>
        </w:rPr>
      </w:pPr>
      <w:r w:rsidRPr="2A528D0F">
        <w:rPr>
          <w:rFonts w:ascii="Calibri" w:hAnsi="Calibri" w:eastAsia="Calibri" w:cs="Calibri"/>
        </w:rPr>
        <w:t>Precheck is to ensure</w:t>
      </w:r>
      <w:r w:rsidRPr="4074CD85" w:rsidR="3D0B08B6">
        <w:rPr>
          <w:rFonts w:ascii="Calibri" w:hAnsi="Calibri" w:eastAsia="Calibri" w:cs="Calibri"/>
        </w:rPr>
        <w:t xml:space="preserve"> </w:t>
      </w:r>
      <w:r w:rsidRPr="4074CD85" w:rsidR="3050D1D1">
        <w:rPr>
          <w:rFonts w:ascii="Calibri" w:hAnsi="Calibri" w:eastAsia="Calibri" w:cs="Calibri"/>
        </w:rPr>
        <w:t>the</w:t>
      </w:r>
      <w:r w:rsidRPr="2A528D0F">
        <w:rPr>
          <w:rFonts w:ascii="Calibri" w:hAnsi="Calibri" w:eastAsia="Calibri" w:cs="Calibri"/>
        </w:rPr>
        <w:t xml:space="preserve"> node is in good status before user container is started. Node precheck will be triggered inside the init-container of the user pod. If the precheck fails, workload manager will take immediate action by cordoning the node and rescheduling the pod on other nodes.</w:t>
      </w:r>
    </w:p>
    <w:p w:rsidR="2A528D0F" w:rsidP="2A528D0F" w:rsidRDefault="2A528D0F" w14:paraId="6788A0BD" w14:textId="1B2B1CA0">
      <w:pPr>
        <w:spacing w:after="0" w:line="240" w:lineRule="auto"/>
      </w:pPr>
    </w:p>
    <w:p w:rsidR="00986EAE" w:rsidP="001818EC" w:rsidRDefault="00D24F35" w14:paraId="3955EA96" w14:textId="3AFFBD43">
      <w:pPr>
        <w:spacing w:after="0" w:line="240" w:lineRule="auto"/>
      </w:pPr>
      <w:r w:rsidRPr="00D24F35">
        <w:rPr>
          <w:noProof/>
        </w:rPr>
        <w:drawing>
          <wp:inline distT="0" distB="0" distL="0" distR="0" wp14:anchorId="000C9114" wp14:editId="1EDADAC7">
            <wp:extent cx="5943600" cy="3602990"/>
            <wp:effectExtent l="0" t="0" r="0" b="0"/>
            <wp:docPr id="628897966" name="Picture 62889796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97966" name="Picture 1" descr="A picture containing text, screenshot, diagram, line&#10;&#10;Description automatically generated"/>
                    <pic:cNvPicPr/>
                  </pic:nvPicPr>
                  <pic:blipFill>
                    <a:blip r:embed="rId46"/>
                    <a:stretch>
                      <a:fillRect/>
                    </a:stretch>
                  </pic:blipFill>
                  <pic:spPr>
                    <a:xfrm>
                      <a:off x="0" y="0"/>
                      <a:ext cx="5943600" cy="3602990"/>
                    </a:xfrm>
                    <a:prstGeom prst="rect">
                      <a:avLst/>
                    </a:prstGeom>
                  </pic:spPr>
                </pic:pic>
              </a:graphicData>
            </a:graphic>
          </wp:inline>
        </w:drawing>
      </w:r>
    </w:p>
    <w:p w:rsidRPr="006C78EA" w:rsidR="006C78EA" w:rsidP="001818EC" w:rsidRDefault="00A9524C" w14:paraId="4D9B38CA" w14:textId="6357840E">
      <w:pPr>
        <w:spacing w:after="0" w:line="240" w:lineRule="auto"/>
      </w:pPr>
      <w:r>
        <w:t>Repair flow:</w:t>
      </w:r>
    </w:p>
    <w:p w:rsidR="003E4AC1" w:rsidP="001818EC" w:rsidRDefault="002D5AF5" w14:paraId="1768F46E" w14:textId="6105B27D">
      <w:pPr>
        <w:spacing w:after="0" w:line="240" w:lineRule="auto"/>
      </w:pPr>
      <w:r w:rsidRPr="00F83868">
        <w:rPr>
          <w:color w:val="ED7D31" w:themeColor="accent2"/>
        </w:rPr>
        <w:t xml:space="preserve">Azure core team might </w:t>
      </w:r>
      <w:r w:rsidRPr="00F83868" w:rsidR="00785716">
        <w:rPr>
          <w:color w:val="ED7D31" w:themeColor="accent2"/>
        </w:rPr>
        <w:t xml:space="preserve">provide a new </w:t>
      </w:r>
      <w:r w:rsidRPr="00F83868" w:rsidR="00DC52BD">
        <w:rPr>
          <w:color w:val="ED7D31" w:themeColor="accent2"/>
        </w:rPr>
        <w:t>API</w:t>
      </w:r>
      <w:r w:rsidRPr="00F83868" w:rsidR="00785716">
        <w:rPr>
          <w:color w:val="ED7D31" w:themeColor="accent2"/>
        </w:rPr>
        <w:t xml:space="preserve"> to wrapper external compute related operations</w:t>
      </w:r>
      <w:r w:rsidRPr="00F83868" w:rsidR="005C367C">
        <w:rPr>
          <w:color w:val="ED7D31" w:themeColor="accent2"/>
        </w:rPr>
        <w:t xml:space="preserve"> in the future</w:t>
      </w:r>
      <w:r w:rsidRPr="00F83868" w:rsidR="002D1586">
        <w:rPr>
          <w:color w:val="ED7D31" w:themeColor="accent2"/>
        </w:rPr>
        <w:t xml:space="preserve">, details </w:t>
      </w:r>
      <w:r w:rsidRPr="00F83868" w:rsidR="00C957DC">
        <w:rPr>
          <w:color w:val="ED7D31" w:themeColor="accent2"/>
        </w:rPr>
        <w:t>have not</w:t>
      </w:r>
      <w:r w:rsidRPr="00F83868" w:rsidR="002D1586">
        <w:rPr>
          <w:color w:val="ED7D31" w:themeColor="accent2"/>
        </w:rPr>
        <w:t xml:space="preserve"> </w:t>
      </w:r>
      <w:r w:rsidRPr="00F83868" w:rsidR="00DB027B">
        <w:rPr>
          <w:color w:val="ED7D31" w:themeColor="accent2"/>
        </w:rPr>
        <w:t>yet</w:t>
      </w:r>
      <w:r w:rsidRPr="00F83868" w:rsidR="000D6A4A">
        <w:rPr>
          <w:color w:val="ED7D31" w:themeColor="accent2"/>
        </w:rPr>
        <w:t xml:space="preserve"> come</w:t>
      </w:r>
      <w:r w:rsidRPr="00F83868" w:rsidR="00A46602">
        <w:rPr>
          <w:color w:val="ED7D31" w:themeColor="accent2"/>
        </w:rPr>
        <w:t xml:space="preserve"> </w:t>
      </w:r>
      <w:r w:rsidRPr="00F83868" w:rsidR="000D6A4A">
        <w:rPr>
          <w:color w:val="ED7D31" w:themeColor="accent2"/>
        </w:rPr>
        <w:t>out</w:t>
      </w:r>
      <w:r w:rsidR="000D6A4A">
        <w:t xml:space="preserve">, so </w:t>
      </w:r>
      <w:r w:rsidR="00367DAB">
        <w:t xml:space="preserve">in </w:t>
      </w:r>
      <w:r w:rsidR="00FC6482">
        <w:t>current design, we</w:t>
      </w:r>
      <w:r w:rsidR="000D6A4A">
        <w:t xml:space="preserve"> </w:t>
      </w:r>
      <w:r w:rsidR="00DE4765">
        <w:t xml:space="preserve">would </w:t>
      </w:r>
      <w:r w:rsidR="00A46602">
        <w:t xml:space="preserve">call into OCI layer for node repair directly. </w:t>
      </w:r>
    </w:p>
    <w:p w:rsidRPr="006C78EA" w:rsidR="005A1639" w:rsidP="001818EC" w:rsidRDefault="005A1639" w14:paraId="7F0FAA34" w14:textId="6357840E">
      <w:pPr>
        <w:spacing w:after="0" w:line="240" w:lineRule="auto"/>
      </w:pPr>
    </w:p>
    <w:p w:rsidR="00A1758E" w:rsidP="001818EC" w:rsidRDefault="00F77551" w14:paraId="645381BC" w14:textId="6D816BA0">
      <w:pPr>
        <w:spacing w:after="0" w:line="240" w:lineRule="auto"/>
        <w:rPr>
          <w:rFonts w:ascii="Calibri Light" w:hAnsi="Calibri Light" w:eastAsia="Calibri Light" w:cs="Calibri Light"/>
          <w:color w:val="2F5496" w:themeColor="accent1" w:themeShade="BF"/>
          <w:sz w:val="32"/>
          <w:szCs w:val="32"/>
        </w:rPr>
      </w:pPr>
      <w:r w:rsidRPr="00F77551">
        <w:rPr>
          <w:rFonts w:ascii="Calibri Light" w:hAnsi="Calibri Light" w:eastAsia="Calibri Light" w:cs="Calibri Light"/>
          <w:noProof/>
          <w:color w:val="2F5496" w:themeColor="accent1" w:themeShade="BF"/>
          <w:sz w:val="32"/>
          <w:szCs w:val="32"/>
        </w:rPr>
        <w:drawing>
          <wp:inline distT="0" distB="0" distL="0" distR="0" wp14:anchorId="4225BFF8" wp14:editId="4FC4BCB3">
            <wp:extent cx="5943600" cy="3207385"/>
            <wp:effectExtent l="0" t="0" r="0" b="0"/>
            <wp:docPr id="886869376" name="Picture 886869376" descr="A picture containing tex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69376" name="Picture 1" descr="A picture containing text, diagram, screenshot&#10;&#10;Description automatically generated"/>
                    <pic:cNvPicPr/>
                  </pic:nvPicPr>
                  <pic:blipFill>
                    <a:blip r:embed="rId47"/>
                    <a:stretch>
                      <a:fillRect/>
                    </a:stretch>
                  </pic:blipFill>
                  <pic:spPr>
                    <a:xfrm>
                      <a:off x="0" y="0"/>
                      <a:ext cx="5943600" cy="3207385"/>
                    </a:xfrm>
                    <a:prstGeom prst="rect">
                      <a:avLst/>
                    </a:prstGeom>
                  </pic:spPr>
                </pic:pic>
              </a:graphicData>
            </a:graphic>
          </wp:inline>
        </w:drawing>
      </w:r>
    </w:p>
    <w:p w:rsidR="0066172A" w:rsidP="00A9524C" w:rsidRDefault="0066172A" w14:paraId="7D74CB50" w14:textId="40A920F9">
      <w:pPr>
        <w:spacing w:after="0" w:line="240" w:lineRule="auto"/>
      </w:pPr>
    </w:p>
    <w:p w:rsidR="002F1618" w:rsidP="002F1618" w:rsidRDefault="002F1618" w14:paraId="570D0453" w14:textId="77777777">
      <w:pPr>
        <w:spacing w:after="0" w:line="240" w:lineRule="auto"/>
      </w:pPr>
      <w:r>
        <w:t>HealthManager currently requests four typical repair actions from NodeProblemResolver: hotrepair, reboot, reimage, and reprovision. For hotrepair, the action can be performed locally. However, for the other repair actions, we need to route the requests to OCI cloud service:</w:t>
      </w:r>
    </w:p>
    <w:p w:rsidR="002F1618" w:rsidP="002F1618" w:rsidRDefault="002F1618" w14:paraId="296BBB12" w14:textId="77777777">
      <w:pPr>
        <w:pStyle w:val="ListParagraph"/>
        <w:numPr>
          <w:ilvl w:val="0"/>
          <w:numId w:val="35"/>
        </w:numPr>
        <w:spacing w:after="0" w:line="240" w:lineRule="auto"/>
        <w:ind w:left="360"/>
      </w:pPr>
      <w:r>
        <w:t>Authentication:</w:t>
      </w:r>
    </w:p>
    <w:p w:rsidR="002F1618" w:rsidP="002F1618" w:rsidRDefault="002F1618" w14:paraId="24F46FFE" w14:textId="2F0F0C73">
      <w:pPr>
        <w:pStyle w:val="ListParagraph"/>
        <w:spacing w:after="0" w:line="240" w:lineRule="auto"/>
        <w:ind w:left="360"/>
      </w:pPr>
      <w:r>
        <w:t xml:space="preserve">OCI supports </w:t>
      </w:r>
      <w:r w:rsidRPr="00F51ACA">
        <w:t>Instance Principal Authentication</w:t>
      </w:r>
      <w:r>
        <w:t>. After setting up r</w:t>
      </w:r>
      <w:r w:rsidRPr="00F51ACA">
        <w:t>equired resources and policies</w:t>
      </w:r>
      <w:r>
        <w:t xml:space="preserve">, NodeProblemResolver </w:t>
      </w:r>
      <w:r w:rsidRPr="00C0497C">
        <w:t xml:space="preserve">running on </w:t>
      </w:r>
      <w:r>
        <w:t>each OCI</w:t>
      </w:r>
      <w:r w:rsidRPr="00C0497C">
        <w:t xml:space="preserve"> instance can call Oracle Cloud Infrastructure public services, </w:t>
      </w:r>
      <w:r>
        <w:t xml:space="preserve">without the need to configure user credentials or a configuration file; </w:t>
      </w:r>
      <w:r w:rsidRPr="00836236">
        <w:rPr>
          <w:color w:val="ED7D31" w:themeColor="accent2"/>
        </w:rPr>
        <w:t xml:space="preserve">This would require some additional steps during cluster setup to </w:t>
      </w:r>
      <w:hyperlink w:history="1" r:id="rId48">
        <w:r w:rsidRPr="00980C09">
          <w:rPr>
            <w:rStyle w:val="Hyperlink"/>
          </w:rPr>
          <w:t>authorize OCI workers to make OCI API calls</w:t>
        </w:r>
      </w:hyperlink>
      <w:r w:rsidRPr="00836236">
        <w:rPr>
          <w:color w:val="ED7D31" w:themeColor="accent2"/>
        </w:rPr>
        <w:t>.</w:t>
      </w:r>
    </w:p>
    <w:p w:rsidR="002F1618" w:rsidP="002F1618" w:rsidRDefault="002F1618" w14:paraId="50791D91" w14:textId="77777777">
      <w:pPr>
        <w:pStyle w:val="ListParagraph"/>
        <w:numPr>
          <w:ilvl w:val="0"/>
          <w:numId w:val="35"/>
        </w:numPr>
        <w:spacing w:after="0" w:line="240" w:lineRule="auto"/>
        <w:ind w:left="360"/>
      </w:pPr>
      <w:r>
        <w:t xml:space="preserve">Private access: </w:t>
      </w:r>
    </w:p>
    <w:p w:rsidRPr="001B403A" w:rsidR="002F1618" w:rsidP="002F1618" w:rsidRDefault="002F1618" w14:paraId="517029A7" w14:textId="77777777">
      <w:pPr>
        <w:pStyle w:val="ListParagraph"/>
        <w:spacing w:after="0" w:line="240" w:lineRule="auto"/>
        <w:ind w:left="360"/>
        <w:rPr>
          <w:color w:val="ED7D31" w:themeColor="accent2"/>
        </w:rPr>
      </w:pPr>
      <w:r>
        <w:t xml:space="preserve">To ensure that this traffic does not go over the internet, </w:t>
      </w:r>
      <w:r w:rsidRPr="001B403A">
        <w:rPr>
          <w:color w:val="ED7D31" w:themeColor="accent2"/>
        </w:rPr>
        <w:t xml:space="preserve">we probably need to setup </w:t>
      </w:r>
      <w:hyperlink w:history="1" r:id="rId49">
        <w:r w:rsidRPr="001B403A">
          <w:rPr>
            <w:rStyle w:val="Hyperlink"/>
            <w:color w:val="ED7D31" w:themeColor="accent2"/>
          </w:rPr>
          <w:t>service gateway</w:t>
        </w:r>
      </w:hyperlink>
      <w:r w:rsidRPr="001B403A">
        <w:rPr>
          <w:color w:val="ED7D31" w:themeColor="accent2"/>
        </w:rPr>
        <w:t>.</w:t>
      </w:r>
    </w:p>
    <w:p w:rsidR="002F1618" w:rsidP="002F1618" w:rsidRDefault="002F1618" w14:paraId="56FACDAC" w14:textId="77777777">
      <w:pPr>
        <w:spacing w:after="0" w:line="240" w:lineRule="auto"/>
      </w:pPr>
    </w:p>
    <w:p w:rsidR="002F1618" w:rsidP="002F1618" w:rsidRDefault="002F1618" w14:paraId="6EB12FCD" w14:textId="417A5679">
      <w:pPr>
        <w:spacing w:after="0" w:line="240" w:lineRule="auto"/>
      </w:pPr>
      <w:r>
        <w:t>Additionally, if a node is in such bad health that it cannot trigger the repair itself, we will rely on ClusterHealthManager from Azure infra node to redirect the request to some other healthy node. We will let another worker make the call to OCI API service, ensuring a reliable repair process.</w:t>
      </w:r>
      <w:r w:rsidRPr="00B31084" w:rsidR="00B31084">
        <w:t xml:space="preserve"> as shown in the following </w:t>
      </w:r>
      <w:r w:rsidR="00314D51">
        <w:t>diagram</w:t>
      </w:r>
    </w:p>
    <w:p w:rsidRPr="00F51ACA" w:rsidR="002F1618" w:rsidP="002F1618" w:rsidRDefault="002E0163" w14:paraId="1E83B007" w14:textId="6F343F65">
      <w:pPr>
        <w:spacing w:after="0" w:line="240" w:lineRule="auto"/>
      </w:pPr>
      <w:r w:rsidRPr="002E0163">
        <w:rPr>
          <w:noProof/>
        </w:rPr>
        <w:drawing>
          <wp:inline distT="0" distB="0" distL="0" distR="0" wp14:anchorId="79BAABE7" wp14:editId="0FA80EF1">
            <wp:extent cx="5943600" cy="3822700"/>
            <wp:effectExtent l="0" t="0" r="0" b="6350"/>
            <wp:docPr id="1737380631" name="Picture 173738063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80631" name="Picture 1" descr="A picture containing text, diagram, screenshot, font&#10;&#10;Description automatically generated"/>
                    <pic:cNvPicPr/>
                  </pic:nvPicPr>
                  <pic:blipFill>
                    <a:blip r:embed="rId50"/>
                    <a:stretch>
                      <a:fillRect/>
                    </a:stretch>
                  </pic:blipFill>
                  <pic:spPr>
                    <a:xfrm>
                      <a:off x="0" y="0"/>
                      <a:ext cx="5943600" cy="3822700"/>
                    </a:xfrm>
                    <a:prstGeom prst="rect">
                      <a:avLst/>
                    </a:prstGeom>
                  </pic:spPr>
                </pic:pic>
              </a:graphicData>
            </a:graphic>
          </wp:inline>
        </w:drawing>
      </w:r>
    </w:p>
    <w:p w:rsidR="005C7CD7" w:rsidP="00A9524C" w:rsidRDefault="005C7CD7" w14:paraId="7447060A" w14:textId="6896D4F6">
      <w:pPr>
        <w:spacing w:after="0" w:line="240" w:lineRule="auto"/>
      </w:pPr>
      <w:r>
        <w:t>Questions:</w:t>
      </w:r>
    </w:p>
    <w:p w:rsidRPr="006C78EA" w:rsidR="002F1618" w:rsidP="002F1618" w:rsidRDefault="002F1618" w14:paraId="7C484ECA" w14:textId="7FE44CE4">
      <w:pPr>
        <w:pStyle w:val="ListParagraph"/>
        <w:numPr>
          <w:ilvl w:val="0"/>
          <w:numId w:val="27"/>
        </w:numPr>
        <w:spacing w:after="0" w:line="240" w:lineRule="auto"/>
      </w:pPr>
      <w:r>
        <w:t xml:space="preserve">Will node management be supported by AKS service in </w:t>
      </w:r>
      <w:r w:rsidR="00655284">
        <w:t xml:space="preserve">the </w:t>
      </w:r>
      <w:r>
        <w:t>near future?</w:t>
      </w:r>
    </w:p>
    <w:p w:rsidRPr="006C78EA" w:rsidR="00A90E0C" w:rsidP="002F1618" w:rsidRDefault="00A90E0C" w14:paraId="6AE9FF1C" w14:textId="0996ED36">
      <w:pPr>
        <w:pStyle w:val="ListParagraph"/>
        <w:numPr>
          <w:ilvl w:val="0"/>
          <w:numId w:val="27"/>
        </w:numPr>
        <w:spacing w:after="0" w:line="240" w:lineRule="auto"/>
      </w:pPr>
      <w:r>
        <w:t xml:space="preserve">OCI does not support reimage </w:t>
      </w:r>
      <w:r w:rsidR="00AE2273">
        <w:t xml:space="preserve">right </w:t>
      </w:r>
      <w:r>
        <w:t xml:space="preserve">now, </w:t>
      </w:r>
      <w:r w:rsidRPr="005C210C" w:rsidR="005C210C">
        <w:t>looking into alternative solutions that can achieve a</w:t>
      </w:r>
      <w:r w:rsidR="00B936A3">
        <w:t xml:space="preserve"> similar</w:t>
      </w:r>
      <w:r w:rsidRPr="005C210C" w:rsidR="005C210C">
        <w:t xml:space="preserve"> outcome</w:t>
      </w:r>
      <w:r w:rsidR="00DD297E">
        <w:t>.</w:t>
      </w:r>
    </w:p>
    <w:p w:rsidRPr="006C78EA" w:rsidR="005613C7" w:rsidP="00A9524C" w:rsidRDefault="005613C7" w14:paraId="17EE9FEB" w14:textId="77777777">
      <w:pPr>
        <w:spacing w:after="0" w:line="240" w:lineRule="auto"/>
      </w:pPr>
    </w:p>
    <w:p w:rsidR="00A9524C" w:rsidP="001818EC" w:rsidRDefault="00A9524C" w14:paraId="05D0C8DE" w14:textId="77777777">
      <w:pPr>
        <w:spacing w:after="0" w:line="240" w:lineRule="auto"/>
        <w:rPr>
          <w:rFonts w:ascii="Calibri Light" w:hAnsi="Calibri Light" w:eastAsia="Calibri Light" w:cs="Calibri Light"/>
          <w:color w:val="2F5496" w:themeColor="accent1" w:themeShade="BF"/>
          <w:sz w:val="32"/>
          <w:szCs w:val="32"/>
        </w:rPr>
      </w:pPr>
    </w:p>
    <w:p w:rsidRPr="001818EC" w:rsidR="001818EC" w:rsidP="001818EC" w:rsidRDefault="001818EC" w14:paraId="6FF53748" w14:textId="7F01DEE4">
      <w:pPr>
        <w:spacing w:after="0" w:line="240" w:lineRule="auto"/>
        <w:rPr>
          <w:rFonts w:ascii="Calibri Light" w:hAnsi="Calibri Light" w:eastAsia="Calibri Light" w:cs="Calibri Light"/>
          <w:color w:val="2F5496" w:themeColor="accent1" w:themeShade="BF"/>
          <w:sz w:val="32"/>
          <w:szCs w:val="32"/>
        </w:rPr>
      </w:pPr>
      <w:r w:rsidRPr="001818EC">
        <w:rPr>
          <w:rFonts w:ascii="Calibri Light" w:hAnsi="Calibri Light" w:eastAsia="Calibri Light" w:cs="Calibri Light"/>
          <w:color w:val="2F5496" w:themeColor="accent1" w:themeShade="BF"/>
          <w:sz w:val="32"/>
          <w:szCs w:val="32"/>
        </w:rPr>
        <w:t>Appendix</w:t>
      </w:r>
    </w:p>
    <w:p w:rsidR="001818EC" w:rsidP="001818EC" w:rsidRDefault="001818EC" w14:paraId="59A77FF0" w14:textId="1129141C">
      <w:pPr>
        <w:spacing w:after="0" w:line="240" w:lineRule="auto"/>
        <w:rPr>
          <w:rFonts w:ascii="Calibri" w:hAnsi="Calibri" w:eastAsia="Times New Roman" w:cs="Calibri"/>
          <w:lang w:eastAsia="zh-CN"/>
        </w:rPr>
      </w:pPr>
      <w:r>
        <w:rPr>
          <w:rFonts w:ascii="Calibri" w:hAnsi="Calibri" w:eastAsia="Times New Roman" w:cs="Calibri"/>
          <w:lang w:eastAsia="zh-CN"/>
        </w:rPr>
        <w:t>Work item breakdown:</w:t>
      </w:r>
    </w:p>
    <w:p w:rsidRPr="00990F86" w:rsidR="001818EC" w:rsidP="001818EC" w:rsidRDefault="001818EC" w14:paraId="09E41273" w14:textId="77777777">
      <w:pPr>
        <w:pStyle w:val="ListParagraph"/>
        <w:numPr>
          <w:ilvl w:val="0"/>
          <w:numId w:val="11"/>
        </w:numPr>
        <w:spacing w:after="0" w:line="240" w:lineRule="auto"/>
        <w:rPr>
          <w:rFonts w:ascii="Calibri" w:hAnsi="Calibri" w:eastAsia="Times New Roman" w:cs="Calibri"/>
          <w:lang w:eastAsia="zh-CN"/>
        </w:rPr>
      </w:pPr>
      <w:r>
        <w:rPr>
          <w:rFonts w:ascii="Calibri" w:hAnsi="Calibri" w:eastAsia="Times New Roman" w:cs="Calibri"/>
          <w:lang w:eastAsia="zh-CN"/>
        </w:rPr>
        <w:t>K8s compute</w:t>
      </w:r>
      <w:r w:rsidRPr="00990F86">
        <w:rPr>
          <w:rFonts w:ascii="Calibri" w:hAnsi="Calibri" w:eastAsia="Times New Roman" w:cs="Calibri"/>
          <w:lang w:eastAsia="zh-CN"/>
        </w:rPr>
        <w:t xml:space="preserve"> setup &amp; Networking</w:t>
      </w:r>
    </w:p>
    <w:p w:rsidRPr="005C2862" w:rsidR="001818EC" w:rsidP="001818EC" w:rsidRDefault="001818EC" w14:paraId="0DA48DB6" w14:textId="77777777">
      <w:pPr>
        <w:numPr>
          <w:ilvl w:val="0"/>
          <w:numId w:val="14"/>
        </w:numPr>
        <w:spacing w:after="0" w:line="240" w:lineRule="auto"/>
        <w:textAlignment w:val="center"/>
        <w:rPr>
          <w:rFonts w:ascii="Calibri" w:hAnsi="Calibri" w:eastAsia="Times New Roman" w:cs="Calibri"/>
          <w:lang w:eastAsia="zh-CN"/>
        </w:rPr>
      </w:pPr>
      <w:r w:rsidRPr="52B846D4">
        <w:rPr>
          <w:rFonts w:ascii="Calibri" w:hAnsi="Calibri" w:eastAsia="Times New Roman" w:cs="Calibri"/>
          <w:lang w:eastAsia="zh-CN"/>
        </w:rPr>
        <w:t>Connect customer vnet and OCI VCN via ExpressRoute&amp;FastConnect</w:t>
      </w:r>
    </w:p>
    <w:p w:rsidRPr="005C2862" w:rsidR="001818EC" w:rsidP="001818EC" w:rsidRDefault="001818EC" w14:paraId="7CDD40FA" w14:textId="77777777">
      <w:pPr>
        <w:numPr>
          <w:ilvl w:val="0"/>
          <w:numId w:val="14"/>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Create PE to arc, workspace, tented acr/blob(??).</w:t>
      </w:r>
    </w:p>
    <w:p w:rsidRPr="005C2862" w:rsidR="001818EC" w:rsidP="001818EC" w:rsidRDefault="001818EC" w14:paraId="4F12AA0F" w14:textId="77777777">
      <w:pPr>
        <w:numPr>
          <w:ilvl w:val="0"/>
          <w:numId w:val="14"/>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Relay or proxy for DP-&gt;k8s cluster communication.</w:t>
      </w:r>
    </w:p>
    <w:p w:rsidR="001818EC" w:rsidP="001818EC" w:rsidRDefault="001818EC" w14:paraId="1A12E961" w14:textId="77777777">
      <w:pPr>
        <w:numPr>
          <w:ilvl w:val="1"/>
          <w:numId w:val="14"/>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 xml:space="preserve">Proxy </w:t>
      </w:r>
      <w:r w:rsidRPr="7335C875">
        <w:rPr>
          <w:rFonts w:ascii="Calibri" w:hAnsi="Calibri" w:eastAsia="Times New Roman" w:cs="Calibri"/>
          <w:lang w:eastAsia="zh-CN"/>
        </w:rPr>
        <w:t>requires</w:t>
      </w:r>
      <w:r w:rsidRPr="005C2862">
        <w:rPr>
          <w:rFonts w:ascii="Calibri" w:hAnsi="Calibri" w:eastAsia="Times New Roman" w:cs="Calibri"/>
          <w:lang w:eastAsia="zh-CN"/>
        </w:rPr>
        <w:t xml:space="preserve"> code change in MLC and DP</w:t>
      </w:r>
    </w:p>
    <w:p w:rsidRPr="005C2862" w:rsidR="001818EC" w:rsidP="001818EC" w:rsidRDefault="001818EC" w14:paraId="628FDF3D" w14:textId="77777777">
      <w:pPr>
        <w:numPr>
          <w:ilvl w:val="0"/>
          <w:numId w:val="14"/>
        </w:numPr>
        <w:spacing w:after="0" w:line="240" w:lineRule="auto"/>
        <w:textAlignment w:val="center"/>
        <w:rPr>
          <w:rFonts w:ascii="Calibri" w:hAnsi="Calibri" w:eastAsia="Times New Roman" w:cs="Calibri"/>
          <w:lang w:eastAsia="zh-CN"/>
        </w:rPr>
      </w:pPr>
      <w:r>
        <w:rPr>
          <w:rFonts w:ascii="Calibri" w:hAnsi="Calibri" w:eastAsia="Times New Roman" w:cs="Calibri"/>
          <w:lang w:eastAsia="zh-CN"/>
        </w:rPr>
        <w:t>Arc control plane should go through private link</w:t>
      </w:r>
    </w:p>
    <w:p w:rsidRPr="00990F86" w:rsidR="001818EC" w:rsidP="001818EC" w:rsidRDefault="001818EC" w14:paraId="44741F6C" w14:textId="77777777">
      <w:pPr>
        <w:pStyle w:val="ListParagraph"/>
        <w:numPr>
          <w:ilvl w:val="0"/>
          <w:numId w:val="11"/>
        </w:numPr>
        <w:spacing w:after="0" w:line="240" w:lineRule="auto"/>
        <w:rPr>
          <w:rFonts w:ascii="Calibri" w:hAnsi="Calibri" w:eastAsia="Times New Roman" w:cs="Calibri"/>
          <w:lang w:eastAsia="zh-CN"/>
        </w:rPr>
      </w:pPr>
      <w:r w:rsidRPr="00990F86">
        <w:rPr>
          <w:rFonts w:ascii="Calibri" w:hAnsi="Calibri" w:eastAsia="Times New Roman" w:cs="Calibri"/>
          <w:lang w:eastAsia="zh-CN"/>
        </w:rPr>
        <w:t>Node Health manager</w:t>
      </w:r>
    </w:p>
    <w:p w:rsidRPr="005C2862" w:rsidR="001818EC" w:rsidP="001818EC" w:rsidRDefault="001818EC" w14:paraId="35E63A2B" w14:textId="77777777">
      <w:pPr>
        <w:numPr>
          <w:ilvl w:val="0"/>
          <w:numId w:val="13"/>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Node repair operator for OCI compute</w:t>
      </w:r>
    </w:p>
    <w:p w:rsidRPr="005C2862" w:rsidR="001818EC" w:rsidP="001818EC" w:rsidRDefault="001818EC" w14:paraId="5C52457B" w14:textId="77777777">
      <w:pPr>
        <w:numPr>
          <w:ilvl w:val="0"/>
          <w:numId w:val="13"/>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Health manager to cordon node and drain job</w:t>
      </w:r>
    </w:p>
    <w:p w:rsidRPr="007E4150" w:rsidR="001818EC" w:rsidP="001818EC" w:rsidRDefault="001818EC" w14:paraId="5B4072EC" w14:textId="77777777">
      <w:pPr>
        <w:numPr>
          <w:ilvl w:val="0"/>
          <w:numId w:val="13"/>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Node repair config &amp; node repair history</w:t>
      </w:r>
    </w:p>
    <w:p w:rsidRPr="00990F86" w:rsidR="001818EC" w:rsidP="001818EC" w:rsidRDefault="001818EC" w14:paraId="5285AF82" w14:textId="77777777">
      <w:pPr>
        <w:pStyle w:val="ListParagraph"/>
        <w:numPr>
          <w:ilvl w:val="0"/>
          <w:numId w:val="11"/>
        </w:numPr>
        <w:spacing w:after="0" w:line="240" w:lineRule="auto"/>
        <w:rPr>
          <w:rFonts w:ascii="Calibri" w:hAnsi="Calibri" w:eastAsia="Times New Roman" w:cs="Calibri"/>
          <w:lang w:eastAsia="zh-CN"/>
        </w:rPr>
      </w:pPr>
      <w:r w:rsidRPr="00990F86">
        <w:rPr>
          <w:rFonts w:ascii="Calibri" w:hAnsi="Calibri" w:eastAsia="Times New Roman" w:cs="Calibri"/>
          <w:lang w:eastAsia="zh-CN"/>
        </w:rPr>
        <w:t>Node grouping</w:t>
      </w:r>
    </w:p>
    <w:p w:rsidRPr="005C2862" w:rsidR="001818EC" w:rsidP="001818EC" w:rsidRDefault="001818EC" w14:paraId="6DAAFE04" w14:textId="77777777">
      <w:pPr>
        <w:numPr>
          <w:ilvl w:val="0"/>
          <w:numId w:val="12"/>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Expose correct envs for DV3.</w:t>
      </w:r>
    </w:p>
    <w:p w:rsidRPr="005C2862" w:rsidR="001818EC" w:rsidP="001818EC" w:rsidRDefault="001818EC" w14:paraId="53DFDFF4" w14:textId="77777777">
      <w:pPr>
        <w:numPr>
          <w:ilvl w:val="0"/>
          <w:numId w:val="12"/>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Update identity flow to handle tented arc/blob</w:t>
      </w:r>
    </w:p>
    <w:p w:rsidRPr="005C2862" w:rsidR="001818EC" w:rsidP="001818EC" w:rsidRDefault="001818EC" w14:paraId="4E9F8143" w14:textId="77777777">
      <w:pPr>
        <w:numPr>
          <w:ilvl w:val="0"/>
          <w:numId w:val="12"/>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Handle scale up and down.</w:t>
      </w:r>
    </w:p>
    <w:p w:rsidRPr="005C2862" w:rsidR="001818EC" w:rsidP="001818EC" w:rsidRDefault="001818EC" w14:paraId="582EB736" w14:textId="77777777">
      <w:pPr>
        <w:numPr>
          <w:ilvl w:val="0"/>
          <w:numId w:val="12"/>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Add failure analysis.</w:t>
      </w:r>
    </w:p>
    <w:p w:rsidRPr="005C2862" w:rsidR="001818EC" w:rsidP="001818EC" w:rsidRDefault="001818EC" w14:paraId="13378496" w14:textId="77777777">
      <w:pPr>
        <w:numPr>
          <w:ilvl w:val="0"/>
          <w:numId w:val="12"/>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Always send SIGTERM signal to rank 0 for gracefully shutdown.</w:t>
      </w:r>
    </w:p>
    <w:p w:rsidRPr="005C2862" w:rsidR="001818EC" w:rsidP="001818EC" w:rsidRDefault="001818EC" w14:paraId="53E62C88" w14:textId="77777777">
      <w:pPr>
        <w:numPr>
          <w:ilvl w:val="0"/>
          <w:numId w:val="12"/>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 xml:space="preserve">Route scoring request to rank 0 pod. </w:t>
      </w:r>
    </w:p>
    <w:p w:rsidRPr="005C2862" w:rsidR="001818EC" w:rsidP="001818EC" w:rsidRDefault="001818EC" w14:paraId="40474688" w14:textId="77777777">
      <w:pPr>
        <w:numPr>
          <w:ilvl w:val="0"/>
          <w:numId w:val="12"/>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Update scoringfe auto-scale logic.</w:t>
      </w:r>
    </w:p>
    <w:p w:rsidRPr="00990F86" w:rsidR="001818EC" w:rsidP="001818EC" w:rsidRDefault="001818EC" w14:paraId="0969A32E" w14:textId="77777777">
      <w:pPr>
        <w:pStyle w:val="ListParagraph"/>
        <w:numPr>
          <w:ilvl w:val="0"/>
          <w:numId w:val="11"/>
        </w:numPr>
        <w:spacing w:after="0" w:line="240" w:lineRule="auto"/>
        <w:rPr>
          <w:rFonts w:ascii="Calibri" w:hAnsi="Calibri" w:eastAsia="Times New Roman" w:cs="Calibri"/>
          <w:lang w:eastAsia="zh-CN"/>
        </w:rPr>
      </w:pPr>
      <w:r w:rsidRPr="00990F86">
        <w:rPr>
          <w:rFonts w:ascii="Calibri" w:hAnsi="Calibri" w:eastAsia="Times New Roman" w:cs="Calibri"/>
          <w:lang w:eastAsia="zh-CN"/>
        </w:rPr>
        <w:t>Telemetry</w:t>
      </w:r>
    </w:p>
    <w:p w:rsidRPr="00A33CE8" w:rsidR="001818EC" w:rsidP="001818EC" w:rsidRDefault="001818EC" w14:paraId="34A5D209" w14:textId="77777777">
      <w:pPr>
        <w:pStyle w:val="ListParagraph"/>
        <w:numPr>
          <w:ilvl w:val="0"/>
          <w:numId w:val="15"/>
        </w:numPr>
        <w:spacing w:after="0" w:line="240" w:lineRule="auto"/>
        <w:textAlignment w:val="center"/>
        <w:rPr>
          <w:rFonts w:ascii="Calibri" w:hAnsi="Calibri" w:eastAsia="Times New Roman" w:cs="Calibri"/>
          <w:lang w:eastAsia="zh-CN"/>
        </w:rPr>
      </w:pPr>
      <w:r w:rsidRPr="00A33CE8">
        <w:rPr>
          <w:rFonts w:ascii="Calibri" w:hAnsi="Calibri" w:eastAsia="Times New Roman" w:cs="Calibri"/>
          <w:lang w:eastAsia="zh-CN"/>
        </w:rPr>
        <w:t xml:space="preserve">Service log: Geneva </w:t>
      </w:r>
    </w:p>
    <w:p w:rsidRPr="00A33CE8" w:rsidR="001818EC" w:rsidP="001818EC" w:rsidRDefault="001818EC" w14:paraId="58777132" w14:textId="2A6C225E">
      <w:pPr>
        <w:pStyle w:val="ListParagraph"/>
        <w:numPr>
          <w:ilvl w:val="0"/>
          <w:numId w:val="15"/>
        </w:numPr>
        <w:spacing w:after="0" w:line="240" w:lineRule="auto"/>
        <w:textAlignment w:val="center"/>
        <w:rPr>
          <w:rFonts w:ascii="Calibri" w:hAnsi="Calibri" w:eastAsia="Times New Roman" w:cs="Calibri"/>
          <w:lang w:eastAsia="zh-CN"/>
        </w:rPr>
      </w:pPr>
      <w:r>
        <w:rPr>
          <w:rFonts w:ascii="Calibri" w:hAnsi="Calibri" w:eastAsia="Times New Roman" w:cs="Calibri"/>
          <w:lang w:eastAsia="zh-CN"/>
        </w:rPr>
        <w:t>g</w:t>
      </w:r>
      <w:r w:rsidRPr="00A33CE8">
        <w:rPr>
          <w:rFonts w:ascii="Calibri" w:hAnsi="Calibri" w:eastAsia="Times New Roman" w:cs="Calibri"/>
          <w:lang w:eastAsia="zh-CN"/>
        </w:rPr>
        <w:t xml:space="preserve">pu/cpu/memory metrics: az </w:t>
      </w:r>
      <w:commentRangeStart w:id="72"/>
      <w:commentRangeStart w:id="73"/>
      <w:commentRangeStart w:id="74"/>
      <w:commentRangeStart w:id="75"/>
      <w:r w:rsidRPr="00A33CE8">
        <w:rPr>
          <w:rFonts w:ascii="Calibri" w:hAnsi="Calibri" w:eastAsia="Times New Roman" w:cs="Calibri"/>
          <w:lang w:eastAsia="zh-CN"/>
        </w:rPr>
        <w:t>monitor</w:t>
      </w:r>
      <w:commentRangeEnd w:id="72"/>
      <w:r>
        <w:rPr>
          <w:rStyle w:val="CommentReference"/>
        </w:rPr>
        <w:commentReference w:id="72"/>
      </w:r>
      <w:commentRangeEnd w:id="73"/>
      <w:r w:rsidR="00F55C45">
        <w:rPr>
          <w:rStyle w:val="CommentReference"/>
        </w:rPr>
        <w:commentReference w:id="73"/>
      </w:r>
      <w:commentRangeEnd w:id="74"/>
      <w:r w:rsidR="00FB5F8A">
        <w:rPr>
          <w:rStyle w:val="CommentReference"/>
        </w:rPr>
        <w:commentReference w:id="74"/>
      </w:r>
      <w:commentRangeEnd w:id="75"/>
      <w:r w:rsidR="007579FB">
        <w:rPr>
          <w:rStyle w:val="CommentReference"/>
        </w:rPr>
        <w:commentReference w:id="75"/>
      </w:r>
    </w:p>
    <w:p w:rsidRPr="00A33CE8" w:rsidR="001818EC" w:rsidP="001818EC" w:rsidRDefault="001818EC" w14:paraId="793E6167" w14:textId="77777777">
      <w:pPr>
        <w:pStyle w:val="ListParagraph"/>
        <w:numPr>
          <w:ilvl w:val="0"/>
          <w:numId w:val="15"/>
        </w:numPr>
        <w:spacing w:after="0" w:line="240" w:lineRule="auto"/>
        <w:textAlignment w:val="center"/>
        <w:rPr>
          <w:rFonts w:ascii="Calibri" w:hAnsi="Calibri" w:eastAsia="Times New Roman" w:cs="Calibri"/>
          <w:lang w:eastAsia="zh-CN"/>
        </w:rPr>
      </w:pPr>
      <w:r w:rsidRPr="00056115">
        <w:rPr>
          <w:rFonts w:hint="eastAsia" w:ascii="Calibri" w:hAnsi="Calibri" w:eastAsia="Times New Roman" w:cs="Calibri"/>
          <w:lang w:eastAsia="zh-CN"/>
        </w:rPr>
        <w:t>Supp</w:t>
      </w:r>
      <w:r>
        <w:rPr>
          <w:rFonts w:ascii="Calibri" w:hAnsi="Calibri" w:eastAsia="Times New Roman" w:cs="Calibri"/>
          <w:lang w:eastAsia="zh-CN"/>
        </w:rPr>
        <w:t>ort for Sentinel for system/container events</w:t>
      </w:r>
    </w:p>
    <w:p w:rsidRPr="00990F86" w:rsidR="001818EC" w:rsidP="001818EC" w:rsidRDefault="001818EC" w14:paraId="692BAF3E" w14:textId="77777777">
      <w:pPr>
        <w:pStyle w:val="ListParagraph"/>
        <w:numPr>
          <w:ilvl w:val="0"/>
          <w:numId w:val="11"/>
        </w:numPr>
        <w:spacing w:after="0" w:line="240" w:lineRule="auto"/>
        <w:rPr>
          <w:rFonts w:ascii="Calibri" w:hAnsi="Calibri" w:eastAsia="Times New Roman" w:cs="Calibri"/>
          <w:lang w:eastAsia="zh-CN"/>
        </w:rPr>
      </w:pPr>
      <w:r w:rsidRPr="00990F86">
        <w:rPr>
          <w:rFonts w:ascii="Calibri" w:hAnsi="Calibri" w:eastAsia="Times New Roman" w:cs="Calibri"/>
          <w:lang w:eastAsia="zh-CN"/>
        </w:rPr>
        <w:t>Performance</w:t>
      </w:r>
    </w:p>
    <w:p w:rsidRPr="005C2862" w:rsidR="001818EC" w:rsidP="001818EC" w:rsidRDefault="001818EC" w14:paraId="4BEEBD0E" w14:textId="77777777">
      <w:pPr>
        <w:numPr>
          <w:ilvl w:val="0"/>
          <w:numId w:val="16"/>
        </w:numPr>
        <w:spacing w:after="0" w:line="240" w:lineRule="auto"/>
        <w:textAlignment w:val="center"/>
        <w:rPr>
          <w:rFonts w:ascii="Calibri" w:hAnsi="Calibri" w:eastAsia="Times New Roman" w:cs="Calibri"/>
          <w:lang w:eastAsia="zh-CN"/>
        </w:rPr>
      </w:pPr>
      <w:r w:rsidRPr="005C2862">
        <w:rPr>
          <w:rFonts w:ascii="Calibri" w:hAnsi="Calibri" w:eastAsia="Times New Roman" w:cs="Calibri"/>
          <w:lang w:eastAsia="zh-CN"/>
        </w:rPr>
        <w:t>Shared model</w:t>
      </w:r>
    </w:p>
    <w:p w:rsidR="001818EC" w:rsidP="001818EC" w:rsidRDefault="001818EC" w14:paraId="20D7B2A1" w14:textId="77777777">
      <w:pPr>
        <w:pStyle w:val="ListParagraph"/>
        <w:numPr>
          <w:ilvl w:val="0"/>
          <w:numId w:val="16"/>
        </w:numPr>
        <w:spacing w:after="0" w:line="240" w:lineRule="auto"/>
        <w:rPr>
          <w:rFonts w:ascii="Calibri" w:hAnsi="Calibri" w:eastAsia="Calibri" w:cs="Calibri"/>
        </w:rPr>
      </w:pPr>
      <w:r w:rsidRPr="00B21429">
        <w:rPr>
          <w:rFonts w:ascii="Calibri" w:hAnsi="Calibri" w:eastAsia="Times New Roman" w:cs="Calibri"/>
          <w:lang w:eastAsia="zh-CN"/>
        </w:rPr>
        <w:t>Redis of OCI</w:t>
      </w:r>
    </w:p>
    <w:p w:rsidR="001818EC" w:rsidP="001818EC" w:rsidRDefault="001818EC" w14:paraId="0DEC9D96" w14:textId="77777777">
      <w:pPr>
        <w:pStyle w:val="ListParagraph"/>
        <w:numPr>
          <w:ilvl w:val="0"/>
          <w:numId w:val="11"/>
        </w:numPr>
        <w:spacing w:after="0" w:line="240" w:lineRule="auto"/>
        <w:rPr>
          <w:rFonts w:ascii="Calibri" w:hAnsi="Calibri" w:eastAsia="Calibri" w:cs="Calibri"/>
        </w:rPr>
      </w:pPr>
      <w:r w:rsidRPr="7B9D68F0">
        <w:rPr>
          <w:rFonts w:ascii="Calibri" w:hAnsi="Calibri" w:eastAsia="Calibri" w:cs="Calibri"/>
        </w:rPr>
        <w:t>Model</w:t>
      </w:r>
      <w:r w:rsidRPr="087ACD83">
        <w:rPr>
          <w:rFonts w:ascii="Calibri" w:hAnsi="Calibri" w:eastAsia="Calibri" w:cs="Calibri"/>
        </w:rPr>
        <w:t xml:space="preserve"> Download</w:t>
      </w:r>
      <w:r>
        <w:rPr>
          <w:rFonts w:ascii="Calibri" w:hAnsi="Calibri" w:eastAsia="Calibri" w:cs="Calibri"/>
        </w:rPr>
        <w:t>/Image pull</w:t>
      </w:r>
    </w:p>
    <w:p w:rsidR="001818EC" w:rsidP="004440F8" w:rsidRDefault="001818EC" w14:paraId="496647D4" w14:textId="77777777">
      <w:pPr>
        <w:pStyle w:val="ListParagraph"/>
        <w:numPr>
          <w:ilvl w:val="1"/>
          <w:numId w:val="23"/>
        </w:numPr>
        <w:spacing w:after="0" w:line="240" w:lineRule="auto"/>
        <w:rPr>
          <w:rFonts w:ascii="Calibri" w:hAnsi="Calibri" w:eastAsia="Calibri" w:cs="Calibri"/>
        </w:rPr>
      </w:pPr>
      <w:r w:rsidRPr="7C57934F">
        <w:rPr>
          <w:rFonts w:ascii="Calibri" w:hAnsi="Calibri" w:eastAsia="Calibri" w:cs="Calibri"/>
        </w:rPr>
        <w:t>Model</w:t>
      </w:r>
      <w:r>
        <w:rPr>
          <w:rFonts w:ascii="Calibri" w:hAnsi="Calibri" w:eastAsia="Calibri" w:cs="Calibri"/>
        </w:rPr>
        <w:t>/Image</w:t>
      </w:r>
      <w:r w:rsidRPr="7C57934F">
        <w:rPr>
          <w:rFonts w:ascii="Calibri" w:hAnsi="Calibri" w:eastAsia="Calibri" w:cs="Calibri"/>
        </w:rPr>
        <w:t xml:space="preserve"> cache layer in the cluster</w:t>
      </w:r>
    </w:p>
    <w:p w:rsidR="001818EC" w:rsidP="004440F8" w:rsidRDefault="001818EC" w14:paraId="73DE5CAA" w14:textId="77777777">
      <w:pPr>
        <w:pStyle w:val="ListParagraph"/>
        <w:numPr>
          <w:ilvl w:val="1"/>
          <w:numId w:val="23"/>
        </w:numPr>
        <w:spacing w:after="0" w:line="240" w:lineRule="auto"/>
        <w:rPr>
          <w:rFonts w:ascii="Calibri" w:hAnsi="Calibri" w:eastAsia="Calibri" w:cs="Calibri"/>
        </w:rPr>
      </w:pPr>
      <w:r w:rsidRPr="7C57934F">
        <w:rPr>
          <w:rFonts w:ascii="Calibri" w:hAnsi="Calibri" w:eastAsia="Calibri" w:cs="Calibri"/>
        </w:rPr>
        <w:t>Model</w:t>
      </w:r>
      <w:r>
        <w:rPr>
          <w:rFonts w:ascii="Calibri" w:hAnsi="Calibri" w:eastAsia="Calibri" w:cs="Calibri"/>
        </w:rPr>
        <w:t>/Image</w:t>
      </w:r>
      <w:r w:rsidRPr="7C57934F">
        <w:rPr>
          <w:rFonts w:ascii="Calibri" w:hAnsi="Calibri" w:eastAsia="Calibri" w:cs="Calibri"/>
        </w:rPr>
        <w:t xml:space="preserve"> publish solutions</w:t>
      </w:r>
    </w:p>
    <w:p w:rsidR="001818EC" w:rsidP="001818EC" w:rsidRDefault="001818EC" w14:paraId="3495DEFE" w14:textId="77777777">
      <w:pPr>
        <w:pStyle w:val="ListParagraph"/>
        <w:numPr>
          <w:ilvl w:val="0"/>
          <w:numId w:val="11"/>
        </w:numPr>
        <w:spacing w:after="0" w:line="240" w:lineRule="auto"/>
        <w:rPr>
          <w:rFonts w:ascii="Calibri" w:hAnsi="Calibri" w:eastAsia="Calibri" w:cs="Calibri"/>
        </w:rPr>
      </w:pPr>
      <w:r>
        <w:rPr>
          <w:rFonts w:ascii="Calibri" w:hAnsi="Calibri" w:eastAsia="Calibri" w:cs="Calibri"/>
        </w:rPr>
        <w:t>Presets workflow</w:t>
      </w:r>
    </w:p>
    <w:p w:rsidR="001818EC" w:rsidP="001818EC" w:rsidRDefault="001818EC" w14:paraId="74988C37" w14:textId="77777777">
      <w:pPr>
        <w:pStyle w:val="ListParagraph"/>
        <w:numPr>
          <w:ilvl w:val="1"/>
          <w:numId w:val="11"/>
        </w:numPr>
        <w:spacing w:after="0" w:line="240" w:lineRule="auto"/>
        <w:rPr>
          <w:rFonts w:ascii="Calibri" w:hAnsi="Calibri" w:eastAsia="Calibri" w:cs="Calibri"/>
        </w:rPr>
      </w:pPr>
      <w:r>
        <w:rPr>
          <w:rFonts w:ascii="Calibri" w:hAnsi="Calibri" w:eastAsia="Calibri" w:cs="Calibri"/>
        </w:rPr>
        <w:t>Registry and preset workflow support for AzureML Arc</w:t>
      </w:r>
    </w:p>
    <w:p w:rsidR="001818EC" w:rsidP="001818EC" w:rsidRDefault="001818EC" w14:paraId="1B4800EF" w14:textId="77777777">
      <w:pPr>
        <w:pStyle w:val="ListParagraph"/>
        <w:numPr>
          <w:ilvl w:val="0"/>
          <w:numId w:val="11"/>
        </w:numPr>
        <w:spacing w:after="0" w:line="240" w:lineRule="auto"/>
        <w:rPr>
          <w:rFonts w:ascii="Calibri" w:hAnsi="Calibri" w:eastAsia="Calibri" w:cs="Calibri"/>
        </w:rPr>
      </w:pPr>
      <w:r>
        <w:rPr>
          <w:rFonts w:ascii="Calibri" w:hAnsi="Calibri" w:eastAsia="Calibri" w:cs="Calibri"/>
        </w:rPr>
        <w:t>Frontdoor with ScoringFE integration</w:t>
      </w:r>
    </w:p>
    <w:p w:rsidR="001818EC" w:rsidP="001818EC" w:rsidRDefault="001818EC" w14:paraId="34589A7B" w14:textId="77777777">
      <w:pPr>
        <w:spacing w:after="0" w:line="240" w:lineRule="auto"/>
        <w:rPr>
          <w:rFonts w:ascii="Calibri" w:hAnsi="Calibri" w:eastAsia="Times New Roman" w:cs="Calibri"/>
          <w:lang w:eastAsia="zh-CN"/>
        </w:rPr>
      </w:pPr>
    </w:p>
    <w:p w:rsidR="7187F943" w:rsidP="1BF94BC3" w:rsidRDefault="7187F943" w14:paraId="19A36484" w14:textId="7F9724A9"/>
    <w:p w:rsidR="00F2550F" w:rsidP="00F2550F" w:rsidRDefault="00017450" w14:paraId="1B814E4D" w14:textId="37FB2477">
      <w:pPr>
        <w:pStyle w:val="Heading1"/>
      </w:pPr>
      <w:r>
        <w:t xml:space="preserve"> </w:t>
      </w:r>
      <w:r w:rsidR="2E439DBE">
        <w:t>Summary of POC</w:t>
      </w:r>
    </w:p>
    <w:p w:rsidR="00F2550F" w:rsidP="00F2550F" w:rsidRDefault="00F2550F" w14:paraId="4AA5B132" w14:textId="34E06222"/>
    <w:p w:rsidRPr="00C30359" w:rsidR="00F2550F" w:rsidP="00F2550F" w:rsidRDefault="2E439DBE" w14:paraId="518BA11B" w14:textId="34E06222">
      <w:pPr>
        <w:rPr>
          <w:b/>
          <w:bCs/>
        </w:rPr>
      </w:pPr>
      <w:r w:rsidRPr="58AED74E">
        <w:rPr>
          <w:b/>
          <w:bCs/>
        </w:rPr>
        <w:t>Overview</w:t>
      </w:r>
    </w:p>
    <w:tbl>
      <w:tblPr>
        <w:tblStyle w:val="TableGrid"/>
        <w:tblW w:w="9355" w:type="dxa"/>
        <w:tblLook w:val="04A0" w:firstRow="1" w:lastRow="0" w:firstColumn="1" w:lastColumn="0" w:noHBand="0" w:noVBand="1"/>
      </w:tblPr>
      <w:tblGrid>
        <w:gridCol w:w="9355"/>
      </w:tblGrid>
      <w:tr w:rsidR="00F2550F" w:rsidTr="0052295D" w14:paraId="42B08C33" w14:textId="77777777">
        <w:tc>
          <w:tcPr>
            <w:tcW w:w="9355" w:type="dxa"/>
          </w:tcPr>
          <w:p w:rsidR="00F2550F" w:rsidP="0052295D" w:rsidRDefault="00F2550F" w14:paraId="74B06FC2" w14:textId="77777777"/>
          <w:p w:rsidR="00F2550F" w:rsidP="0052295D" w:rsidRDefault="00F2550F" w14:paraId="2FBC5559" w14:textId="77777777">
            <w:pPr>
              <w:jc w:val="center"/>
            </w:pPr>
            <w:r w:rsidRPr="00CE4377">
              <w:rPr>
                <w:noProof/>
              </w:rPr>
              <w:drawing>
                <wp:inline distT="0" distB="0" distL="0" distR="0" wp14:anchorId="04E6F1B9" wp14:editId="2AD3F8A3">
                  <wp:extent cx="5638800" cy="2857353"/>
                  <wp:effectExtent l="0" t="0" r="0" b="63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51"/>
                          <a:stretch>
                            <a:fillRect/>
                          </a:stretch>
                        </pic:blipFill>
                        <pic:spPr>
                          <a:xfrm>
                            <a:off x="0" y="0"/>
                            <a:ext cx="5647504" cy="2861764"/>
                          </a:xfrm>
                          <a:prstGeom prst="rect">
                            <a:avLst/>
                          </a:prstGeom>
                        </pic:spPr>
                      </pic:pic>
                    </a:graphicData>
                  </a:graphic>
                </wp:inline>
              </w:drawing>
            </w:r>
          </w:p>
          <w:p w:rsidR="00F2550F" w:rsidP="0052295D" w:rsidRDefault="00F2550F" w14:paraId="6722F226" w14:textId="77777777"/>
        </w:tc>
      </w:tr>
    </w:tbl>
    <w:p w:rsidR="00F2550F" w:rsidP="00F2550F" w:rsidRDefault="00F2550F" w14:paraId="09FF45B1" w14:textId="34E06222"/>
    <w:p w:rsidRPr="00551604" w:rsidR="00F2550F" w:rsidP="00F2550F" w:rsidRDefault="2E439DBE" w14:paraId="21213D84" w14:textId="34E06222">
      <w:pPr>
        <w:rPr>
          <w:b/>
          <w:bCs/>
        </w:rPr>
      </w:pPr>
      <w:r w:rsidRPr="58AED74E">
        <w:rPr>
          <w:b/>
          <w:bCs/>
        </w:rPr>
        <w:t>Connect Azure network to OCI networks with ExpressRoute/FastConnect</w:t>
      </w:r>
    </w:p>
    <w:tbl>
      <w:tblPr>
        <w:tblStyle w:val="TableGrid"/>
        <w:tblW w:w="0" w:type="auto"/>
        <w:tblLook w:val="04A0" w:firstRow="1" w:lastRow="0" w:firstColumn="1" w:lastColumn="0" w:noHBand="0" w:noVBand="1"/>
      </w:tblPr>
      <w:tblGrid>
        <w:gridCol w:w="9350"/>
      </w:tblGrid>
      <w:tr w:rsidR="00F2550F" w:rsidTr="0052295D" w14:paraId="60C383D9" w14:textId="77777777">
        <w:tc>
          <w:tcPr>
            <w:tcW w:w="9350" w:type="dxa"/>
          </w:tcPr>
          <w:p w:rsidR="00F2550F" w:rsidP="0052295D" w:rsidRDefault="00F2550F" w14:paraId="1341BCDC" w14:textId="77777777">
            <w:pPr>
              <w:jc w:val="center"/>
              <w:rPr>
                <w:b/>
                <w:bCs/>
              </w:rPr>
            </w:pPr>
          </w:p>
          <w:p w:rsidR="00F2550F" w:rsidP="0052295D" w:rsidRDefault="00F2550F" w14:paraId="5BF6F779" w14:textId="77777777">
            <w:pPr>
              <w:jc w:val="center"/>
              <w:rPr>
                <w:b/>
                <w:bCs/>
              </w:rPr>
            </w:pPr>
            <w:r>
              <w:rPr>
                <w:noProof/>
              </w:rPr>
              <w:drawing>
                <wp:inline distT="0" distB="0" distL="0" distR="0" wp14:anchorId="20F6420F" wp14:editId="2250FFCF">
                  <wp:extent cx="2128520" cy="2735765"/>
                  <wp:effectExtent l="0" t="0" r="5080" b="7620"/>
                  <wp:docPr id="2" name="Picture 2" descr="Diagram that shows Azure to O C I - single V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Azure to O C I - single V Ne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1517" cy="2739617"/>
                          </a:xfrm>
                          <a:prstGeom prst="rect">
                            <a:avLst/>
                          </a:prstGeom>
                          <a:noFill/>
                          <a:ln>
                            <a:noFill/>
                          </a:ln>
                        </pic:spPr>
                      </pic:pic>
                    </a:graphicData>
                  </a:graphic>
                </wp:inline>
              </w:drawing>
            </w:r>
          </w:p>
          <w:p w:rsidR="00F2550F" w:rsidP="0052295D" w:rsidRDefault="00F2550F" w14:paraId="2C80B599" w14:textId="77777777">
            <w:pPr>
              <w:jc w:val="center"/>
              <w:rPr>
                <w:b/>
                <w:bCs/>
              </w:rPr>
            </w:pPr>
          </w:p>
        </w:tc>
      </w:tr>
    </w:tbl>
    <w:p w:rsidRPr="00C30359" w:rsidR="00F2550F" w:rsidP="00F2550F" w:rsidRDefault="2E439DBE" w14:paraId="47A610CC" w14:textId="34E06222">
      <w:pPr>
        <w:pStyle w:val="NoSpacing"/>
        <w:rPr>
          <w:sz w:val="18"/>
          <w:szCs w:val="18"/>
        </w:rPr>
      </w:pPr>
      <w:r w:rsidRPr="58AED74E">
        <w:rPr>
          <w:sz w:val="18"/>
          <w:szCs w:val="18"/>
        </w:rPr>
        <w:t>--</w:t>
      </w:r>
    </w:p>
    <w:p w:rsidRPr="00B230A2" w:rsidR="00F2550F" w:rsidP="00F2550F" w:rsidRDefault="2E439DBE" w14:paraId="48DF2A57" w14:textId="34E06222">
      <w:pPr>
        <w:pStyle w:val="NoSpacing"/>
        <w:rPr>
          <w:sz w:val="18"/>
          <w:szCs w:val="18"/>
        </w:rPr>
      </w:pPr>
      <w:r w:rsidRPr="58AED74E">
        <w:rPr>
          <w:sz w:val="18"/>
          <w:szCs w:val="18"/>
        </w:rPr>
        <w:t>1. https://learn.microsoft.com/en-us/azure/cloud-adoption-framework/ready/azure-best-practices/connectivity-to-other-providers-oci</w:t>
      </w:r>
    </w:p>
    <w:p w:rsidR="00F2550F" w:rsidP="00F2550F" w:rsidRDefault="2E439DBE" w14:paraId="34682957" w14:textId="34E06222">
      <w:pPr>
        <w:pStyle w:val="NoSpacing"/>
        <w:rPr>
          <w:sz w:val="18"/>
          <w:szCs w:val="18"/>
        </w:rPr>
      </w:pPr>
      <w:r w:rsidRPr="58AED74E">
        <w:rPr>
          <w:sz w:val="18"/>
          <w:szCs w:val="18"/>
        </w:rPr>
        <w:t>2. https://docs.oracle.com/en-us/iaas/Content/Network/Concepts/azure.htm</w:t>
      </w:r>
    </w:p>
    <w:p w:rsidR="00F2550F" w:rsidP="00F2550F" w:rsidRDefault="00F2550F" w14:paraId="1B06D15D" w14:textId="34E06222"/>
    <w:p w:rsidR="00F2550F" w:rsidP="00F2550F" w:rsidRDefault="2E439DBE" w14:paraId="6F9A9FB2" w14:textId="34E06222">
      <w:pPr>
        <w:rPr>
          <w:b/>
          <w:bCs/>
        </w:rPr>
      </w:pPr>
      <w:r w:rsidRPr="58AED74E">
        <w:rPr>
          <w:b/>
          <w:bCs/>
        </w:rPr>
        <w:t>Setup Network</w:t>
      </w:r>
    </w:p>
    <w:p w:rsidR="00F2550F" w:rsidP="00F2550F" w:rsidRDefault="2E439DBE" w14:paraId="19ED5160" w14:textId="34E06222">
      <w:r>
        <w:t xml:space="preserve">We created two virtual networks in Azure and Oracle respectively and connect them with an interconnection with Azure ExpressRoute and Oracle FastConnect. The maximum bandwidth is 10Gbps. </w:t>
      </w:r>
    </w:p>
    <w:p w:rsidRPr="00C30359" w:rsidR="00F2550F" w:rsidP="00F2550F" w:rsidRDefault="2E439DBE" w14:paraId="40577DF5" w14:textId="34E06222">
      <w:pPr>
        <w:rPr>
          <w:b/>
          <w:bCs/>
        </w:rPr>
      </w:pPr>
      <w:r w:rsidRPr="58AED74E">
        <w:rPr>
          <w:b/>
          <w:bCs/>
        </w:rPr>
        <w:t>Create workspace</w:t>
      </w:r>
    </w:p>
    <w:p w:rsidR="00F2550F" w:rsidP="00F2550F" w:rsidRDefault="2E439DBE" w14:paraId="7787EEAD" w14:textId="34E06222">
      <w:r>
        <w:t>We created a private AzureML workspace with private resource (storage account, container registry and key vault) and connect them to the Azure virtual networks (VNet) via private endpoint.</w:t>
      </w:r>
    </w:p>
    <w:p w:rsidR="00F2550F" w:rsidP="00F2550F" w:rsidRDefault="2E439DBE" w14:paraId="34DC5869" w14:textId="34E06222">
      <w:r>
        <w:t>We also configured the DNS records for the resources in Oracle virtual networks (VCN).</w:t>
      </w:r>
    </w:p>
    <w:p w:rsidRPr="00C30359" w:rsidR="00F2550F" w:rsidP="00F2550F" w:rsidRDefault="2E439DBE" w14:paraId="04388DD6" w14:textId="34E06222">
      <w:pPr>
        <w:rPr>
          <w:b/>
          <w:bCs/>
        </w:rPr>
      </w:pPr>
      <w:r w:rsidRPr="58AED74E">
        <w:rPr>
          <w:b/>
          <w:bCs/>
        </w:rPr>
        <w:t>Install AMLArc Extension and attach compute</w:t>
      </w:r>
    </w:p>
    <w:p w:rsidR="00F2550F" w:rsidP="00F2550F" w:rsidRDefault="2E439DBE" w14:paraId="08A60E7B" w14:textId="0FBA5B4E">
      <w:r>
        <w:t xml:space="preserve">We created an Azure Relay connect it to the VNet via private endpoint. We installed AMLArc extension on OKE and </w:t>
      </w:r>
      <w:r w:rsidR="74782698">
        <w:t>attached</w:t>
      </w:r>
      <w:r>
        <w:t xml:space="preserve"> it to the AzureML workspace via this relay.</w:t>
      </w:r>
    </w:p>
    <w:p w:rsidRPr="00C30359" w:rsidR="00F2550F" w:rsidP="00F2550F" w:rsidRDefault="2E439DBE" w14:paraId="65863FF3" w14:textId="34E06222">
      <w:pPr>
        <w:rPr>
          <w:b/>
          <w:bCs/>
        </w:rPr>
      </w:pPr>
      <w:r w:rsidRPr="58AED74E">
        <w:rPr>
          <w:b/>
          <w:bCs/>
        </w:rPr>
        <w:t>Deploy model</w:t>
      </w:r>
    </w:p>
    <w:p w:rsidR="00F2550F" w:rsidP="00C04F23" w:rsidRDefault="2E439DBE" w14:paraId="6A50411D" w14:textId="5A7B8BED">
      <w:pPr>
        <w:pStyle w:val="ListParagraph"/>
        <w:numPr>
          <w:ilvl w:val="0"/>
          <w:numId w:val="17"/>
        </w:numPr>
      </w:pPr>
      <w:r w:rsidRPr="58AED74E">
        <w:rPr>
          <w:b/>
          <w:bCs/>
        </w:rPr>
        <w:t>Submit request</w:t>
      </w:r>
      <w:r>
        <w:t xml:space="preserve">: The user </w:t>
      </w:r>
      <w:r w:rsidR="7398766A">
        <w:t>submits</w:t>
      </w:r>
      <w:r>
        <w:t xml:space="preserve"> the deploy request from a VM in the Azure VNet.</w:t>
      </w:r>
    </w:p>
    <w:p w:rsidR="00F2550F" w:rsidP="00C04F23" w:rsidRDefault="2E439DBE" w14:paraId="23DEEEB2" w14:textId="34E06222">
      <w:pPr>
        <w:pStyle w:val="ListParagraph"/>
        <w:numPr>
          <w:ilvl w:val="0"/>
          <w:numId w:val="17"/>
        </w:numPr>
      </w:pPr>
      <w:r w:rsidRPr="58AED74E">
        <w:rPr>
          <w:b/>
          <w:bCs/>
        </w:rPr>
        <w:t>Start distributed deployment</w:t>
      </w:r>
      <w:r>
        <w:t>: The AMLArc extension reads number of the workers (nodes) from environment variable of the deployment specification and create workers for the deployment.</w:t>
      </w:r>
    </w:p>
    <w:p w:rsidR="00F2550F" w:rsidP="00C04F23" w:rsidRDefault="2E439DBE" w14:paraId="3A77F17D" w14:textId="34E06222">
      <w:pPr>
        <w:pStyle w:val="ListParagraph"/>
        <w:numPr>
          <w:ilvl w:val="0"/>
          <w:numId w:val="17"/>
        </w:numPr>
      </w:pPr>
      <w:r w:rsidRPr="58AED74E">
        <w:rPr>
          <w:b/>
          <w:bCs/>
        </w:rPr>
        <w:t>Download image and model</w:t>
      </w:r>
      <w:r>
        <w:t>: Every worker downloads the image from the private registry and downloads model from private storage account (blob) to the OKE.</w:t>
      </w:r>
    </w:p>
    <w:p w:rsidR="00F2550F" w:rsidP="00C04F23" w:rsidRDefault="2E439DBE" w14:paraId="2678258C" w14:textId="34E06222">
      <w:pPr>
        <w:pStyle w:val="ListParagraph"/>
        <w:numPr>
          <w:ilvl w:val="0"/>
          <w:numId w:val="17"/>
        </w:numPr>
      </w:pPr>
      <w:r w:rsidRPr="58AED74E">
        <w:rPr>
          <w:b/>
          <w:bCs/>
        </w:rPr>
        <w:t>Start MPI task</w:t>
      </w:r>
      <w:r>
        <w:t>: AMLArc extension set up SSH environment for every worker and start distributed MPI task on all workers.</w:t>
      </w:r>
    </w:p>
    <w:p w:rsidRPr="0063017E" w:rsidR="00F2550F" w:rsidP="00F2550F" w:rsidRDefault="2E439DBE" w14:paraId="6A453D3B" w14:textId="34E06222">
      <w:pPr>
        <w:rPr>
          <w:b/>
          <w:bCs/>
        </w:rPr>
      </w:pPr>
      <w:r w:rsidRPr="58AED74E">
        <w:rPr>
          <w:b/>
          <w:bCs/>
        </w:rPr>
        <w:t>Logs and metrics</w:t>
      </w:r>
    </w:p>
    <w:p w:rsidR="00F2550F" w:rsidP="00F2550F" w:rsidRDefault="2E439DBE" w14:paraId="7D4AE44F" w14:textId="6FA99D67">
      <w:r>
        <w:t xml:space="preserve">System logs </w:t>
      </w:r>
      <w:r w:rsidR="563F1268">
        <w:t>are</w:t>
      </w:r>
      <w:r>
        <w:t xml:space="preserve"> sent to Kusto by The AMLArc extension via public network.</w:t>
      </w:r>
    </w:p>
    <w:p w:rsidR="00F2550F" w:rsidP="00F2550F" w:rsidRDefault="2E439DBE" w14:paraId="3D25AFC6" w14:textId="62FD7D8C">
      <w:r>
        <w:t>Running "az online-deployment log" command could get deployment logs.</w:t>
      </w:r>
    </w:p>
    <w:p w:rsidR="00F2550F" w:rsidP="00F2550F" w:rsidRDefault="2E439DBE" w14:paraId="69D5092E" w14:textId="34E06222">
      <w:pPr>
        <w:rPr>
          <w:b/>
          <w:bCs/>
        </w:rPr>
      </w:pPr>
      <w:r w:rsidRPr="58AED74E">
        <w:rPr>
          <w:b/>
          <w:bCs/>
        </w:rPr>
        <w:t>Performance</w:t>
      </w:r>
    </w:p>
    <w:p w:rsidR="00F2550F" w:rsidP="00F2550F" w:rsidRDefault="2E439DBE" w14:paraId="71716217" w14:textId="34E06222">
      <w:r>
        <w:t>We run following test,</w:t>
      </w:r>
    </w:p>
    <w:p w:rsidRPr="00F2550F" w:rsidR="00F2550F" w:rsidP="00C04F23" w:rsidRDefault="2E439DBE" w14:paraId="29030B85" w14:textId="20DD3A1E">
      <w:pPr>
        <w:pStyle w:val="ListParagraph"/>
        <w:numPr>
          <w:ilvl w:val="0"/>
          <w:numId w:val="19"/>
        </w:numPr>
        <w:rPr>
          <w:b/>
        </w:rPr>
      </w:pPr>
      <w:r>
        <w:t xml:space="preserve">Network </w:t>
      </w:r>
      <w:r w:rsidR="1E583F90">
        <w:t>bandwidth</w:t>
      </w:r>
      <w:r>
        <w:t xml:space="preserve"> test</w:t>
      </w:r>
      <w:r w:rsidR="00F2550F">
        <w:br/>
      </w:r>
      <w:r>
        <w:t xml:space="preserve">Transmission from Azure VM to </w:t>
      </w:r>
      <w:r w:rsidR="026A9A6A">
        <w:t>Oracle</w:t>
      </w:r>
      <w:r>
        <w:t xml:space="preserve"> VM: </w:t>
      </w:r>
      <w:r w:rsidRPr="58AED74E">
        <w:rPr>
          <w:b/>
          <w:bCs/>
        </w:rPr>
        <w:t>977.01Mbit/s</w:t>
      </w:r>
    </w:p>
    <w:p w:rsidR="00F2550F" w:rsidP="00C04F23" w:rsidRDefault="2E439DBE" w14:paraId="54B5CDC7" w14:textId="34E06222">
      <w:pPr>
        <w:pStyle w:val="ListParagraph"/>
        <w:numPr>
          <w:ilvl w:val="0"/>
          <w:numId w:val="19"/>
        </w:numPr>
      </w:pPr>
      <w:r>
        <w:t>Blob download test</w:t>
      </w:r>
      <w:r w:rsidR="00F2550F">
        <w:br/>
      </w:r>
      <w:r>
        <w:t xml:space="preserve">Download from blob to Oracle VM: </w:t>
      </w:r>
      <w:r w:rsidRPr="58AED74E">
        <w:rPr>
          <w:b/>
          <w:bCs/>
        </w:rPr>
        <w:t>532.44Mbit/s</w:t>
      </w:r>
      <w:r w:rsidR="00F2550F">
        <w:br/>
      </w:r>
      <w:r>
        <w:t>(Standard, GRS, AzCli 10 maximum-connections)</w:t>
      </w:r>
    </w:p>
    <w:p w:rsidR="00F2550F" w:rsidP="00F2550F" w:rsidRDefault="2E439DBE" w14:paraId="5DA432D8" w14:textId="34E06222">
      <w:r>
        <w:t>The model downloading relies on,</w:t>
      </w:r>
    </w:p>
    <w:p w:rsidR="00F2550F" w:rsidP="00C04F23" w:rsidRDefault="2E439DBE" w14:paraId="7F3F635A" w14:textId="34E06222">
      <w:pPr>
        <w:pStyle w:val="ListParagraph"/>
        <w:numPr>
          <w:ilvl w:val="0"/>
          <w:numId w:val="18"/>
        </w:numPr>
      </w:pPr>
      <w:r>
        <w:t>Storage Account (Blob)</w:t>
      </w:r>
    </w:p>
    <w:p w:rsidR="00F2550F" w:rsidP="00C04F23" w:rsidRDefault="2E439DBE" w14:paraId="3DD38090" w14:textId="34E06222">
      <w:pPr>
        <w:pStyle w:val="ListParagraph"/>
        <w:numPr>
          <w:ilvl w:val="1"/>
          <w:numId w:val="18"/>
        </w:numPr>
        <w:ind w:left="1080"/>
      </w:pPr>
      <w:r>
        <w:t>Account type.</w:t>
      </w:r>
    </w:p>
    <w:p w:rsidR="00F2550F" w:rsidP="00C04F23" w:rsidRDefault="2E439DBE" w14:paraId="75F7DA5E" w14:textId="34E06222">
      <w:pPr>
        <w:pStyle w:val="ListParagraph"/>
        <w:numPr>
          <w:ilvl w:val="1"/>
          <w:numId w:val="18"/>
        </w:numPr>
        <w:ind w:left="1080"/>
      </w:pPr>
      <w:r>
        <w:t>Number of total connections</w:t>
      </w:r>
    </w:p>
    <w:p w:rsidR="00F2550F" w:rsidP="00C04F23" w:rsidRDefault="2E439DBE" w14:paraId="408141FB" w14:textId="34E06222">
      <w:pPr>
        <w:pStyle w:val="ListParagraph"/>
        <w:numPr>
          <w:ilvl w:val="1"/>
          <w:numId w:val="18"/>
        </w:numPr>
        <w:ind w:left="1080"/>
      </w:pPr>
      <w:r>
        <w:t>Throttling.</w:t>
      </w:r>
    </w:p>
    <w:p w:rsidR="00F2550F" w:rsidP="00C04F23" w:rsidRDefault="2E439DBE" w14:paraId="39CD2183" w14:textId="34E06222">
      <w:pPr>
        <w:pStyle w:val="ListParagraph"/>
        <w:numPr>
          <w:ilvl w:val="0"/>
          <w:numId w:val="18"/>
        </w:numPr>
      </w:pPr>
      <w:r>
        <w:t>Network.</w:t>
      </w:r>
    </w:p>
    <w:p w:rsidR="00F2550F" w:rsidP="00C04F23" w:rsidRDefault="2E439DBE" w14:paraId="0D8B6494" w14:textId="34E06222">
      <w:pPr>
        <w:pStyle w:val="ListParagraph"/>
        <w:numPr>
          <w:ilvl w:val="1"/>
          <w:numId w:val="18"/>
        </w:numPr>
        <w:ind w:left="1080"/>
      </w:pPr>
      <w:r>
        <w:t>Azure Virtual network gateway.</w:t>
      </w:r>
    </w:p>
    <w:p w:rsidR="00F2550F" w:rsidP="00C04F23" w:rsidRDefault="2E439DBE" w14:paraId="379E27E8" w14:textId="34E06222">
      <w:pPr>
        <w:pStyle w:val="ListParagraph"/>
        <w:numPr>
          <w:ilvl w:val="1"/>
          <w:numId w:val="18"/>
        </w:numPr>
        <w:ind w:left="1080"/>
      </w:pPr>
      <w:r>
        <w:t>ExpressRoute/FastConnect bandwidth</w:t>
      </w:r>
    </w:p>
    <w:p w:rsidR="00F2550F" w:rsidP="00C04F23" w:rsidRDefault="2E439DBE" w14:paraId="496DB437" w14:textId="34E06222">
      <w:pPr>
        <w:pStyle w:val="ListParagraph"/>
        <w:numPr>
          <w:ilvl w:val="1"/>
          <w:numId w:val="18"/>
        </w:numPr>
        <w:ind w:left="1080"/>
      </w:pPr>
      <w:r>
        <w:t>OKE node (VM) bandwidth</w:t>
      </w:r>
    </w:p>
    <w:p w:rsidR="00F2550F" w:rsidP="00F2550F" w:rsidRDefault="2E439DBE" w14:paraId="10A78005" w14:textId="78A9F9CE">
      <w:r>
        <w:t xml:space="preserve">For now, the test is limited by the total network </w:t>
      </w:r>
      <w:r w:rsidR="0B01CEC5">
        <w:t>bandwidth</w:t>
      </w:r>
      <w:r>
        <w:t xml:space="preserve"> of the Oracle VM (0.7Gbps). We are also not sure if multiple interconnections could increase bandwidth.</w:t>
      </w:r>
    </w:p>
    <w:p w:rsidR="17AD694C" w:rsidP="17AD694C" w:rsidRDefault="17AD694C" w14:paraId="0BBD7763" w14:textId="34E06222"/>
    <w:sectPr w:rsidR="17AD694C">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W(" w:author="Wen Yang (AZUREML)" w:date="2023-04-04T20:11:00Z" w:id="4">
    <w:p w:rsidR="1C52D193" w:rsidP="337728D4" w:rsidRDefault="337728D4" w14:paraId="75F59A30" w14:textId="6C8E05D6">
      <w:pPr>
        <w:pStyle w:val="CommentText"/>
      </w:pPr>
      <w:r>
        <w:t>Single cluster per region? Or multiple smaller cluster per region?</w:t>
      </w:r>
      <w:r w:rsidR="1C52D193">
        <w:rPr>
          <w:rStyle w:val="CommentReference"/>
        </w:rPr>
        <w:annotationRef/>
      </w:r>
    </w:p>
    <w:p w:rsidR="1C52D193" w:rsidP="337728D4" w:rsidRDefault="337728D4" w14:paraId="3F564D44" w14:textId="6C8E05D6">
      <w:pPr>
        <w:pStyle w:val="CommentText"/>
      </w:pPr>
      <w:r>
        <w:t>Question to OAIRT: For EngineV2 what's the biggest scalability?</w:t>
      </w:r>
    </w:p>
    <w:p w:rsidR="1C52D193" w:rsidP="337728D4" w:rsidRDefault="1C52D193" w14:paraId="6A075141" w14:textId="6C8E05D6">
      <w:pPr>
        <w:pStyle w:val="CommentText"/>
      </w:pPr>
    </w:p>
    <w:p w:rsidR="1C52D193" w:rsidP="337728D4" w:rsidRDefault="337728D4" w14:paraId="385D5292" w14:textId="6C8E05D6">
      <w:pPr>
        <w:pStyle w:val="CommentText"/>
      </w:pPr>
      <w:r>
        <w:t>And is it possible to get some CPU nodes hosting our infra components including distributed file system, in-cluster image registry?</w:t>
      </w:r>
    </w:p>
  </w:comment>
  <w:comment w:initials="VM" w:author="Vipul Modi" w:date="2023-04-11T10:54:00Z" w:id="5">
    <w:p w:rsidR="007A4BCC" w:rsidRDefault="007A4BCC" w14:paraId="1C6AB3BA" w14:textId="77777777">
      <w:pPr>
        <w:pStyle w:val="CommentText"/>
      </w:pPr>
      <w:r>
        <w:rPr>
          <w:rStyle w:val="CommentReference"/>
        </w:rPr>
        <w:annotationRef/>
      </w:r>
      <w:r>
        <w:t xml:space="preserve">There will be multiple clusters per cloud provider within the region with some CPU nodes to cache the images and storage. </w:t>
      </w:r>
      <w:r>
        <w:br/>
      </w:r>
    </w:p>
  </w:comment>
  <w:comment w:initials="RK" w:author="Raushan Kumar" w:date="2023-04-10T12:22:00Z" w:id="6">
    <w:p w:rsidR="000D3533" w:rsidRDefault="000D3533" w14:paraId="79E27C5D" w14:textId="7F677192">
      <w:pPr>
        <w:pStyle w:val="CommentText"/>
      </w:pPr>
      <w:r>
        <w:rPr>
          <w:rStyle w:val="CommentReference"/>
        </w:rPr>
        <w:annotationRef/>
      </w:r>
      <w:r>
        <w:t>Is this only in context with unified feed or we are also looking into engine and pipe running separately ?</w:t>
      </w:r>
    </w:p>
  </w:comment>
  <w:comment w:initials="SS" w:author="Sid Sidhartha" w:date="2023-04-11T14:09:00Z" w:id="7">
    <w:p w:rsidR="717BEBB0" w:rsidRDefault="717BEBB0" w14:paraId="15371735" w14:textId="2F0BC5A7">
      <w:pPr>
        <w:pStyle w:val="CommentText"/>
      </w:pPr>
      <w:r>
        <w:t>Unified feeds only</w:t>
      </w:r>
      <w:r>
        <w:rPr>
          <w:rStyle w:val="CommentReference"/>
        </w:rPr>
        <w:annotationRef/>
      </w:r>
    </w:p>
  </w:comment>
  <w:comment w:initials="MJ" w:author="Manisha Jain" w:date="2023-04-11T15:58:00Z" w:id="8">
    <w:p w:rsidR="7B7CAEE4" w:rsidRDefault="7B7CAEE4" w14:paraId="00929DBC" w14:textId="7911692D">
      <w:pPr>
        <w:pStyle w:val="CommentText"/>
      </w:pPr>
      <w:r>
        <w:t>What's the life of the decryption key? How does it get there? Where does it live, how long?</w:t>
      </w:r>
      <w:r>
        <w:rPr>
          <w:rStyle w:val="CommentReference"/>
        </w:rPr>
        <w:annotationRef/>
      </w:r>
    </w:p>
  </w:comment>
  <w:comment w:initials="B(" w:author="Bo Zhang (ACC)" w:date="2023-11-02T13:12:00Z" w:id="9">
    <w:p w:rsidR="6F887AEB" w:rsidRDefault="6F887AEB" w14:paraId="6A05330F" w14:textId="20D25932">
      <w:pPr>
        <w:pStyle w:val="CommentText"/>
      </w:pPr>
      <w:r>
        <w:t xml:space="preserve">I'm part of Azure Confidential Computing. We have been exploring AI model weight protection using Confidential CPU (AMD SEV-SNP, Intel TDX, etc) and Confidential GPU (such as Nvidia H100) in Azure. I stumbled upon this doc and am interested to understand whether Confidential Computing will play a role in stronger model weight protection in future iterations of multi-cloud LLM inference solution. In Azure, we are working towards L1VH based TEE-protected HyperV Pod VM, where the model weight is only decrypted within the protected VM the containers run on, preventing potential extraction by Host Admin or compromised Host/hypervisor stack. L1VH is an Azure-only solution, probably won't be available in other clouds. But many CSPs support or are working on enabling TEE-protected VM. The Confidential Container (Kata-CC, </w:t>
      </w:r>
      <w:hyperlink r:id="rId1">
        <w:r w:rsidRPr="6F887AEB">
          <w:rPr>
            <w:rStyle w:val="Hyperlink"/>
          </w:rPr>
          <w:t>Confidential Containers (github.com)</w:t>
        </w:r>
      </w:hyperlink>
      <w:r>
        <w:t>) open source project has a "peer-pod" sub-project (</w:t>
      </w:r>
      <w:hyperlink r:id="rId2">
        <w:r w:rsidRPr="6F887AEB">
          <w:rPr>
            <w:rStyle w:val="Hyperlink"/>
          </w:rPr>
          <w:t>confidential-containers/cloud-api-adaptor: Ability to create Kata pods using cloud provider APIs aka the peer-pods approach (github.com)</w:t>
        </w:r>
      </w:hyperlink>
      <w:r>
        <w:t>), which creates the TEE-protected Pod VM using CSP IaaS VM APIs.</w:t>
      </w:r>
      <w:r>
        <w:rPr>
          <w:rStyle w:val="CommentReference"/>
        </w:rPr>
        <w:annotationRef/>
      </w:r>
    </w:p>
  </w:comment>
  <w:comment w:initials="DW" w:author="Dian Wang" w:date="2023-04-04T19:39:00Z" w:id="10">
    <w:p w:rsidR="353A4C6D" w:rsidRDefault="353A4C6D" w14:paraId="2E0EC037" w14:textId="0994C131">
      <w:pPr>
        <w:pStyle w:val="CommentText"/>
      </w:pPr>
      <w:r>
        <w:t>The path from FrontDoor to ScoringFE should meet our security requirements. Think no public endpoint should be exposed on cluster?</w:t>
      </w:r>
      <w:r>
        <w:rPr>
          <w:rStyle w:val="CommentReference"/>
        </w:rPr>
        <w:annotationRef/>
      </w:r>
    </w:p>
  </w:comment>
  <w:comment w:initials="MJ" w:author="Manisha Jain" w:date="2023-04-06T12:33:00Z" w:id="11">
    <w:p w:rsidR="4D40788E" w:rsidRDefault="4D40788E" w14:paraId="75C3A60C" w14:textId="4B049AB2">
      <w:pPr>
        <w:pStyle w:val="CommentText"/>
      </w:pPr>
      <w:r>
        <w:t>Can I have access to the diagram that does with this image? The angular green arrow needs to be reversed.</w:t>
      </w:r>
      <w:r>
        <w:rPr>
          <w:rStyle w:val="CommentReference"/>
        </w:rPr>
        <w:annotationRef/>
      </w:r>
      <w:r>
        <w:rPr>
          <w:rStyle w:val="CommentReference"/>
        </w:rPr>
        <w:annotationRef/>
      </w:r>
      <w:r>
        <w:rPr>
          <w:rStyle w:val="CommentReference"/>
        </w:rPr>
        <w:annotationRef/>
      </w:r>
    </w:p>
  </w:comment>
  <w:comment w:initials="KG" w:author="Keli Gui" w:date="2023-04-07T14:17:00Z" w:id="12">
    <w:p w:rsidR="00AD7EDF" w:rsidRDefault="00AD7EDF" w14:paraId="034EEF94" w14:textId="36E59E79">
      <w:pPr>
        <w:pStyle w:val="CommentText"/>
      </w:pPr>
      <w:r>
        <w:rPr>
          <w:rStyle w:val="CommentReference"/>
        </w:rPr>
        <w:annotationRef/>
      </w:r>
      <w:r>
        <w:fldChar w:fldCharType="begin"/>
      </w:r>
      <w:r>
        <w:instrText xml:space="preserve"> HYPERLINK "mailto:xiaopwan@microsoft.com" </w:instrText>
      </w:r>
      <w:bookmarkStart w:name="_@_7F255039D74F46EEAB694E8E3ACED1E7Z" w:id="15"/>
      <w:r>
        <w:fldChar w:fldCharType="separate"/>
      </w:r>
      <w:bookmarkEnd w:id="15"/>
      <w:r w:rsidRPr="00AD7EDF">
        <w:rPr>
          <w:rStyle w:val="Mention"/>
          <w:noProof/>
        </w:rPr>
        <w:t>@Xiaopeng Wang</w:t>
      </w:r>
      <w:r>
        <w:fldChar w:fldCharType="end"/>
      </w:r>
      <w:r>
        <w:t xml:space="preserve"> , can you please update this diagram? We should push from storage account/registry to the cache service</w:t>
      </w:r>
      <w:r>
        <w:rPr>
          <w:rStyle w:val="CommentReference"/>
        </w:rPr>
        <w:annotationRef/>
      </w:r>
    </w:p>
  </w:comment>
  <w:comment w:initials="KG" w:author="Keli Gui" w:date="2023-04-07T15:03:00Z" w:id="13">
    <w:p w:rsidR="007E5F4A" w:rsidRDefault="007E5F4A" w14:paraId="00D576A2" w14:textId="77777777">
      <w:pPr>
        <w:pStyle w:val="CommentText"/>
      </w:pPr>
      <w:r>
        <w:rPr>
          <w:rStyle w:val="CommentReference"/>
        </w:rPr>
        <w:annotationRef/>
      </w:r>
      <w:r>
        <w:t>This diagram is moved to the Identity section in this doc.</w:t>
      </w:r>
      <w:r>
        <w:rPr>
          <w:rStyle w:val="CommentReference"/>
        </w:rPr>
        <w:annotationRef/>
      </w:r>
    </w:p>
  </w:comment>
  <w:comment w:initials="XW" w:author="Xiaopeng Wang" w:date="2023-04-07T18:05:00Z" w:id="14">
    <w:p w:rsidR="6C7115D0" w:rsidRDefault="6C7115D0" w14:paraId="74D04FE7" w14:textId="05C3D448">
      <w:pPr>
        <w:pStyle w:val="CommentText"/>
      </w:pPr>
      <w:r>
        <w:t>updated</w:t>
      </w:r>
      <w:r>
        <w:rPr>
          <w:rStyle w:val="CommentReference"/>
        </w:rPr>
        <w:annotationRef/>
      </w:r>
      <w:r>
        <w:rPr>
          <w:rStyle w:val="CommentReference"/>
        </w:rPr>
        <w:annotationRef/>
      </w:r>
    </w:p>
  </w:comment>
  <w:comment w:initials="CZ" w:author="Charles Zhu" w:date="2022-12-22T13:56:00Z" w:id="16">
    <w:p w:rsidR="00923453" w:rsidRDefault="00923453" w14:paraId="15D2F63D" w14:textId="393FDB2C">
      <w:pPr>
        <w:pStyle w:val="CommentText"/>
      </w:pPr>
      <w:r>
        <w:rPr>
          <w:rStyle w:val="CommentReference"/>
        </w:rPr>
        <w:annotationRef/>
      </w:r>
      <w:r>
        <w:t>We probably want to capture the uniqueness of cross-cloud support in the high level diagram as well--networking etc</w:t>
      </w:r>
    </w:p>
  </w:comment>
  <w:comment w:initials="JT" w:author="Jie Tong" w:date="2022-12-22T14:01:00Z" w:id="17">
    <w:p w:rsidR="00F06E19" w:rsidRDefault="00F06E19" w14:paraId="07F910B4" w14:textId="77777777">
      <w:r>
        <w:rPr>
          <w:rStyle w:val="CommentReference"/>
        </w:rPr>
        <w:annotationRef/>
      </w:r>
      <w:r>
        <w:rPr>
          <w:color w:val="000000"/>
          <w:sz w:val="20"/>
          <w:szCs w:val="20"/>
        </w:rPr>
        <w:t xml:space="preserve">+1 </w:t>
      </w:r>
      <w:r>
        <w:rPr>
          <w:rFonts w:hint="eastAsia"/>
          <w:color w:val="000000"/>
          <w:sz w:val="20"/>
          <w:szCs w:val="20"/>
        </w:rPr>
        <w:t>：）</w:t>
      </w:r>
    </w:p>
    <w:p w:rsidR="00F06E19" w:rsidRDefault="00F06E19" w14:paraId="112A498B" w14:textId="77777777"/>
  </w:comment>
  <w:comment w:initials="KG" w:author="Keli Gui" w:date="2023-01-03T15:50:00Z" w:id="18">
    <w:p w:rsidR="2F52D9D1" w:rsidRDefault="2F52D9D1" w14:paraId="0C482D2C" w14:textId="6418A8DB">
      <w:pPr>
        <w:pStyle w:val="CommentText"/>
      </w:pPr>
      <w:r>
        <w:t xml:space="preserve">If we can connect express route with oracle cloud infrastructure, </w:t>
      </w:r>
      <w:hyperlink r:id="rId3">
        <w:r w:rsidRPr="2F52D9D1">
          <w:rPr>
            <w:rStyle w:val="Hyperlink"/>
          </w:rPr>
          <w:t>Connect Azure ExpressRoute with Oracle Cloud Infrastructure - Azure Virtual Machines | Microsoft Learn</w:t>
        </w:r>
      </w:hyperlink>
      <w:r>
        <w:t>,  we do not need the relay anymore.</w:t>
      </w:r>
      <w:r>
        <w:rPr>
          <w:rStyle w:val="CommentReference"/>
        </w:rPr>
        <w:annotationRef/>
      </w:r>
    </w:p>
  </w:comment>
  <w:comment w:initials="KR" w:author="Karthik Raman" w:date="2023-01-04T08:26:00Z" w:id="19">
    <w:p w:rsidR="799A5063" w:rsidRDefault="799A5063" w14:paraId="74179985" w14:textId="50511D84">
      <w:pPr>
        <w:pStyle w:val="CommentText"/>
      </w:pPr>
      <w:r>
        <w:t>Consider running redis locally in the K8S POD instead of external callout.</w:t>
      </w:r>
      <w:r>
        <w:rPr>
          <w:rStyle w:val="CommentReference"/>
        </w:rPr>
        <w:annotationRef/>
      </w:r>
    </w:p>
  </w:comment>
  <w:comment w:initials="MJ" w:author="Manisha Jain" w:date="2023-04-06T15:19:00Z" w:id="20">
    <w:p w:rsidR="76328E8B" w:rsidRDefault="76328E8B" w14:paraId="7A7D1073" w14:textId="7E7E618C">
      <w:pPr>
        <w:pStyle w:val="CommentText"/>
      </w:pPr>
      <w:r>
        <w:t>What are the logistics of communication with Redis?</w:t>
      </w:r>
      <w:r>
        <w:rPr>
          <w:rStyle w:val="CommentReference"/>
        </w:rPr>
        <w:annotationRef/>
      </w:r>
    </w:p>
  </w:comment>
  <w:comment w:initials="KG" w:author="Keli Gui" w:date="2023-04-07T14:43:00Z" w:id="21">
    <w:p w:rsidR="00FB398F" w:rsidRDefault="00FB398F" w14:paraId="75BDF246" w14:textId="77777777">
      <w:pPr>
        <w:pStyle w:val="CommentText"/>
      </w:pPr>
      <w:r>
        <w:rPr>
          <w:rStyle w:val="CommentReference"/>
        </w:rPr>
        <w:annotationRef/>
      </w:r>
      <w:r>
        <w:t>Redis will be deployed in user container. So we will remove Redis from this diagram.</w:t>
      </w:r>
    </w:p>
  </w:comment>
  <w:comment w:initials="M(" w:author="Ming Liu (SINGULARITY)" w:date="2023-04-19T13:43:00Z" w:id="22">
    <w:p w:rsidR="7602339D" w:rsidRDefault="7602339D" w14:paraId="005C7FDC" w14:textId="7304B23E">
      <w:pPr>
        <w:pStyle w:val="CommentText"/>
      </w:pPr>
      <w:r>
        <w:t>AKS control plane will be hosted in different VNET.</w:t>
      </w:r>
      <w:r>
        <w:rPr>
          <w:rStyle w:val="CommentReference"/>
        </w:rPr>
        <w:annotationRef/>
      </w:r>
    </w:p>
  </w:comment>
  <w:comment w:initials="CZ" w:author="Charles Zhu [2]" w:date="2023-04-19T22:25:00Z" w:id="23">
    <w:p w:rsidR="7ED91C87" w:rsidRDefault="7ED91C87" w14:paraId="2310FDE9" w14:textId="1C779136">
      <w:pPr>
        <w:pStyle w:val="CommentText"/>
      </w:pPr>
      <w:r>
        <w:t>do you mean "we" or "who" :) ?</w:t>
      </w:r>
      <w:r>
        <w:rPr>
          <w:rStyle w:val="CommentReference"/>
        </w:rPr>
        <w:annotationRef/>
      </w:r>
    </w:p>
  </w:comment>
  <w:comment w:initials="VM" w:author="Vipul Modi" w:date="2023-04-11T10:40:00Z" w:id="29">
    <w:p w:rsidR="00F7188F" w:rsidRDefault="00F7188F" w14:paraId="673115A9" w14:textId="77777777">
      <w:pPr>
        <w:pStyle w:val="CommentText"/>
      </w:pPr>
      <w:r>
        <w:rPr>
          <w:rStyle w:val="CommentReference"/>
        </w:rPr>
        <w:annotationRef/>
      </w:r>
      <w:r>
        <w:t>What about multiple instances?</w:t>
      </w:r>
      <w:r>
        <w:br/>
      </w:r>
      <w:r>
        <w:br/>
        <w:t>We should set the DNS names to match the DNS names we are using, this way it remains consistent between Azure and 3P.</w:t>
      </w:r>
    </w:p>
  </w:comment>
  <w:comment w:initials="YT" w:author="Youhua Tu" w:date="2023-04-12T18:28:00Z" w:id="30">
    <w:p w:rsidR="009E21BB" w:rsidRDefault="009E21BB" w14:paraId="687B7635" w14:textId="77777777">
      <w:pPr>
        <w:pStyle w:val="CommentText"/>
      </w:pPr>
      <w:r>
        <w:rPr>
          <w:rStyle w:val="CommentReference"/>
        </w:rPr>
        <w:annotationRef/>
      </w:r>
      <w:r>
        <w:t xml:space="preserve">Multiple instances: There are two cases: one is distributed inference using mpirun which is only have one pod with rank 0. The other is inference with multiple pods which doesn't have relation and request all the inference pods for the deployments will be created with rank 0. </w:t>
      </w:r>
    </w:p>
  </w:comment>
  <w:comment w:initials="YT" w:author="Youhua Tu" w:date="2023-04-12T18:52:00Z" w:id="31">
    <w:p w:rsidR="00316900" w:rsidRDefault="00316900" w14:paraId="20BECFE2" w14:textId="77777777">
      <w:pPr>
        <w:pStyle w:val="CommentText"/>
      </w:pPr>
      <w:r>
        <w:rPr>
          <w:rStyle w:val="CommentReference"/>
        </w:rPr>
        <w:annotationRef/>
      </w:r>
      <w:r>
        <w:t>For dns name, will try to set the same. You should mentioned the ARC cluster cert SAN here, right?</w:t>
      </w:r>
    </w:p>
  </w:comment>
  <w:comment w:initials="VM" w:author="Vipul Modi" w:date="2023-04-11T10:39:00Z" w:id="32">
    <w:p w:rsidR="00472025" w:rsidRDefault="00472025" w14:paraId="6B300279" w14:textId="5A14E281">
      <w:pPr>
        <w:pStyle w:val="CommentText"/>
      </w:pPr>
      <w:r>
        <w:rPr>
          <w:rStyle w:val="CommentReference"/>
        </w:rPr>
        <w:annotationRef/>
      </w:r>
      <w:r>
        <w:t>Is this the certificate for the router/mesh in the cluster?</w:t>
      </w:r>
    </w:p>
  </w:comment>
  <w:comment w:initials="YT" w:author="Youhua Tu" w:date="2023-04-12T06:04:00Z" w:id="33">
    <w:p w:rsidR="00B6142E" w:rsidRDefault="002816C3" w14:paraId="3BA8E506" w14:textId="77777777">
      <w:pPr>
        <w:pStyle w:val="CommentText"/>
      </w:pPr>
      <w:r>
        <w:rPr>
          <w:rStyle w:val="CommentReference"/>
        </w:rPr>
        <w:annotationRef/>
      </w:r>
      <w:r w:rsidR="00B6142E">
        <w:t xml:space="preserve">The certificate is used for https endpoint support for scoring request from  frontdoor to the cluster. </w:t>
      </w:r>
    </w:p>
  </w:comment>
  <w:comment w:initials="VM" w:author="Vipul Modi" w:date="2023-04-11T15:27:00Z" w:id="34">
    <w:p w:rsidR="732EFED8" w:rsidRDefault="732EFED8" w14:paraId="7DD8D745" w14:textId="6754D35D">
      <w:pPr>
        <w:pStyle w:val="CommentText"/>
      </w:pPr>
      <w:r>
        <w:t xml:space="preserve">The certificate then should not be that broad, it should be a specific to the particular cluster. </w:t>
      </w:r>
      <w:r>
        <w:rPr>
          <w:rStyle w:val="CommentReference"/>
        </w:rPr>
        <w:annotationRef/>
      </w:r>
    </w:p>
  </w:comment>
  <w:comment w:initials="YT" w:author="Youhua Tu" w:date="2023-04-12T10:57:00Z" w:id="35">
    <w:p w:rsidR="00F2462E" w:rsidRDefault="00F2462E" w14:paraId="7479631D" w14:textId="77777777">
      <w:pPr>
        <w:pStyle w:val="CommentText"/>
      </w:pPr>
      <w:r>
        <w:rPr>
          <w:rStyle w:val="CommentReference"/>
        </w:rPr>
        <w:annotationRef/>
      </w:r>
      <w:r>
        <w:t>Ok, we could apply it per cluster.</w:t>
      </w:r>
    </w:p>
  </w:comment>
  <w:comment w:initials="VM" w:author="Vipul Modi" w:date="2023-04-13T14:43:00Z" w:id="36">
    <w:p w:rsidR="00891F60" w:rsidP="00977188" w:rsidRDefault="00891F60" w14:paraId="33D637E3" w14:textId="77777777">
      <w:pPr>
        <w:pStyle w:val="CommentText"/>
      </w:pPr>
      <w:r>
        <w:rPr>
          <w:rStyle w:val="CommentReference"/>
        </w:rPr>
        <w:annotationRef/>
      </w:r>
      <w:r>
        <w:t>Since this is needed on the system nodes, which are going to be Azure nodes, could we not use the normal KV extension to download the cert, the KV extension in Azure does this checking.</w:t>
      </w:r>
    </w:p>
  </w:comment>
  <w:comment w:initials="VM" w:author="Vipul Modi" w:date="2023-04-13T14:52:00Z" w:id="37">
    <w:p w:rsidR="00027639" w:rsidRDefault="00027639" w14:paraId="47BCF9CA" w14:textId="77777777">
      <w:pPr>
        <w:pStyle w:val="CommentText"/>
      </w:pPr>
      <w:r>
        <w:rPr>
          <w:rStyle w:val="CommentReference"/>
        </w:rPr>
        <w:annotationRef/>
      </w:r>
      <w:r>
        <w:t>See:</w:t>
      </w:r>
      <w:r>
        <w:br/>
      </w:r>
      <w:r>
        <w:br/>
      </w:r>
      <w:hyperlink w:history="1" w:anchor="more-configuration-options" r:id="rId4">
        <w:r w:rsidRPr="00D0771A">
          <w:rPr>
            <w:rStyle w:val="Hyperlink"/>
          </w:rPr>
          <w:t>Use the Azure Key Vault Provider for Secrets Store CSI Driver for Azure Kubernetes Service secrets - Azure Kubernetes Service | Microsoft Learn</w:t>
        </w:r>
      </w:hyperlink>
      <w:r>
        <w:t xml:space="preserve"> </w:t>
      </w:r>
      <w:r>
        <w:br/>
      </w:r>
      <w:r>
        <w:br/>
        <w:t xml:space="preserve">This can be configured to use the VM identity which when we do deployment can be configured to have the reader access to the key-vault. This will ensure that when the KV certificates are rotated the new certificates are automatically available. </w:t>
      </w:r>
      <w:r>
        <w:br/>
      </w:r>
      <w:r>
        <w:br/>
        <w:t xml:space="preserve">Here is example of ingress controller using this: </w:t>
      </w:r>
      <w:hyperlink w:history="1" r:id="rId5">
        <w:r w:rsidRPr="00D0771A">
          <w:rPr>
            <w:rStyle w:val="Hyperlink"/>
          </w:rPr>
          <w:t>Set up Secrets Store CSI Driver to enable NGINX Ingress Controller with TLS on Azure Kubernetes Service - Azure Kubernetes Service | Microsoft Learn</w:t>
        </w:r>
      </w:hyperlink>
      <w:r>
        <w:t xml:space="preserve"> </w:t>
      </w:r>
    </w:p>
  </w:comment>
  <w:comment w:initials="YT" w:author="Youhua Tu" w:date="2023-04-14T06:43:00Z" w:id="38">
    <w:p w:rsidR="00AE4E25" w:rsidRDefault="00AE4E25" w14:paraId="410D8543" w14:textId="77777777">
      <w:pPr>
        <w:pStyle w:val="CommentText"/>
      </w:pPr>
      <w:r>
        <w:rPr>
          <w:rStyle w:val="CommentReference"/>
        </w:rPr>
        <w:annotationRef/>
      </w:r>
      <w:r>
        <w:t xml:space="preserve">The certGetter is in Azure nodes. Yes, we are leveraging the keyvault to manage the cert. While we don't want assigning the keyvault access directly to manage it, so using the config in Identity bridge and the extension token to auth it. </w:t>
      </w:r>
    </w:p>
  </w:comment>
  <w:comment w:initials="YT" w:author="Youhua Tu" w:date="2023-04-14T07:02:00Z" w:id="39">
    <w:p w:rsidR="002E47A6" w:rsidRDefault="002E47A6" w14:paraId="20958BD8" w14:textId="77777777">
      <w:pPr>
        <w:pStyle w:val="CommentText"/>
      </w:pPr>
      <w:r>
        <w:rPr>
          <w:rStyle w:val="CommentReference"/>
        </w:rPr>
        <w:annotationRef/>
      </w:r>
      <w:r>
        <w:t>Maybe we could assign the keyvault access directly and it will make the design much simple.</w:t>
      </w:r>
    </w:p>
  </w:comment>
  <w:comment w:initials="YT" w:author="Youhua Tu" w:date="2023-04-14T07:07:00Z" w:id="40">
    <w:p w:rsidR="00462B5A" w:rsidRDefault="00462B5A" w14:paraId="54404E8C" w14:textId="77777777">
      <w:pPr>
        <w:pStyle w:val="CommentText"/>
      </w:pPr>
      <w:r>
        <w:rPr>
          <w:rStyle w:val="CommentReference"/>
        </w:rPr>
        <w:annotationRef/>
      </w:r>
      <w:r>
        <w:t xml:space="preserve">To confirm: </w:t>
      </w:r>
      <w:r>
        <w:rPr>
          <w:color w:val="161616"/>
          <w:highlight w:val="white"/>
        </w:rPr>
        <w:t>Secrets Store CSI Driver</w:t>
      </w:r>
      <w:r>
        <w:t xml:space="preserve"> is for the aks. All the infra nodes will be in AKS, right? </w:t>
      </w:r>
    </w:p>
  </w:comment>
  <w:comment w:initials="VM" w:author="Vipul Modi" w:date="2023-04-13T16:22:00Z" w:id="41">
    <w:p w:rsidR="282251C6" w:rsidP="23A37ED2" w:rsidRDefault="23A37ED2" w14:paraId="44914DC6" w14:textId="52DC62AF">
      <w:pPr>
        <w:pStyle w:val="CommentText"/>
      </w:pPr>
      <w:r>
        <w:t xml:space="preserve">Yes, all infra nodes will be in the AKS. And yes this will make the design very simple, no need for us to write custom code to check KV and no need for the identity bridge access as well. </w:t>
      </w:r>
      <w:r w:rsidR="282251C6">
        <w:rPr>
          <w:rStyle w:val="CommentReference"/>
        </w:rPr>
        <w:annotationRef/>
      </w:r>
      <w:r w:rsidR="282251C6">
        <w:rPr>
          <w:rStyle w:val="CommentReference"/>
        </w:rPr>
        <w:annotationRef/>
      </w:r>
    </w:p>
  </w:comment>
  <w:comment w:initials="YT" w:author="Youhua Tu" w:date="2023-04-14T10:42:00Z" w:id="42">
    <w:p w:rsidR="00005A5C" w:rsidRDefault="009456C5" w14:paraId="7C479729" w14:textId="38ECCCCD">
      <w:pPr>
        <w:pStyle w:val="CommentText"/>
      </w:pPr>
      <w:r>
        <w:rPr>
          <w:rStyle w:val="CommentReference"/>
        </w:rPr>
        <w:annotationRef/>
      </w:r>
      <w:r w:rsidR="00005A5C">
        <w:t>It needs aks to enable it with az aks create -n myAKSCluster -g myResourceGroup --enable-addons azure-keyvault-secrets-provider</w:t>
      </w:r>
      <w:r w:rsidR="00005A5C">
        <w:br/>
      </w:r>
      <w:r w:rsidR="00005A5C">
        <w:br/>
        <w:t xml:space="preserve">each nodes will have two more pods: </w:t>
      </w:r>
      <w:hyperlink w:history="1" r:id="rId6">
        <w:r w:rsidRPr="0063132A" w:rsidR="00005A5C">
          <w:rPr>
            <w:rStyle w:val="Hyperlink"/>
          </w:rPr>
          <w:t>https://learn.microsoft.com/en-us/azure/aks/csi-secrets-store-driver</w:t>
        </w:r>
      </w:hyperlink>
      <w:r w:rsidR="00005A5C">
        <w:br/>
      </w:r>
      <w:r w:rsidR="00005A5C">
        <w:br/>
      </w:r>
      <w:r w:rsidR="00005A5C">
        <w:fldChar w:fldCharType="begin"/>
      </w:r>
      <w:r w:rsidR="00005A5C">
        <w:instrText xml:space="preserve"> HYPERLINK "mailto:vipulm@ntdev.microsoft.com" </w:instrText>
      </w:r>
      <w:bookmarkStart w:name="_@_60DF811209A041BCBAA47C44906E801EZ" w:id="45"/>
      <w:r w:rsidR="00005A5C">
        <w:fldChar w:fldCharType="separate"/>
      </w:r>
      <w:bookmarkEnd w:id="45"/>
      <w:r w:rsidRPr="00005A5C" w:rsidR="00005A5C">
        <w:rPr>
          <w:rStyle w:val="Mention"/>
          <w:noProof/>
        </w:rPr>
        <w:t>@Vipul Modi</w:t>
      </w:r>
      <w:r w:rsidR="00005A5C">
        <w:fldChar w:fldCharType="end"/>
      </w:r>
      <w:r w:rsidR="00005A5C">
        <w:t xml:space="preserve"> , Is it ok  to add so many pods? Or write a simple app and integrated to existing pod to do this? </w:t>
      </w:r>
    </w:p>
  </w:comment>
  <w:comment w:initials="YT" w:author="Youhua Tu" w:date="2023-04-14T15:14:00Z" w:id="43">
    <w:p w:rsidR="00471B39" w:rsidRDefault="006A25B2" w14:paraId="39AC8865" w14:textId="26DC5B55">
      <w:pPr>
        <w:pStyle w:val="CommentText"/>
      </w:pPr>
      <w:r>
        <w:rPr>
          <w:rStyle w:val="CommentReference"/>
        </w:rPr>
        <w:annotationRef/>
      </w:r>
      <w:r w:rsidR="00471B39">
        <w:t xml:space="preserve">If using </w:t>
      </w:r>
      <w:r w:rsidR="00471B39">
        <w:rPr>
          <w:color w:val="161616"/>
          <w:highlight w:val="white"/>
        </w:rPr>
        <w:t>Secrets Store CSI Driver, need to add Service tag AzureKeyVault</w:t>
      </w:r>
    </w:p>
  </w:comment>
  <w:comment w:initials="VM" w:author="Vipul Modi" w:date="2023-04-17T13:25:00Z" w:id="44">
    <w:p w:rsidR="266163D4" w:rsidRDefault="266163D4" w14:paraId="21005AF2" w14:textId="7DF3C0F2">
      <w:pPr>
        <w:pStyle w:val="CommentText"/>
      </w:pPr>
      <w:r>
        <w:t>The KV from where the secret will be downloaded will be accessible from the Azure node.</w:t>
      </w:r>
      <w:r>
        <w:rPr>
          <w:rStyle w:val="CommentReference"/>
        </w:rPr>
        <w:annotationRef/>
      </w:r>
    </w:p>
    <w:p w:rsidR="266163D4" w:rsidRDefault="266163D4" w14:paraId="714D6E6F" w14:textId="3F66AB6E">
      <w:pPr>
        <w:pStyle w:val="CommentText"/>
      </w:pPr>
    </w:p>
    <w:p w:rsidR="266163D4" w:rsidRDefault="266163D4" w14:paraId="7583804B" w14:textId="13988AA2">
      <w:pPr>
        <w:pStyle w:val="CommentText"/>
      </w:pPr>
    </w:p>
  </w:comment>
  <w:comment w:initials="VM" w:author="Vipul Modi" w:date="2023-04-12T13:09:00Z" w:id="46">
    <w:p w:rsidR="00A0494C" w:rsidRDefault="00A0494C" w14:paraId="37AD496F" w14:textId="65A7093C">
      <w:pPr>
        <w:pStyle w:val="CommentText"/>
      </w:pPr>
      <w:r>
        <w:rPr>
          <w:rStyle w:val="CommentReference"/>
        </w:rPr>
        <w:annotationRef/>
      </w:r>
      <w:r>
        <w:t xml:space="preserve">Why is the process manual? Ideally this code should be pulling the certificate from the keyvault and the certificate would need to be auto-rotated. </w:t>
      </w:r>
      <w:r>
        <w:br/>
      </w:r>
      <w:r>
        <w:br/>
        <w:t xml:space="preserve">Could you please schedule a review of this component please? </w:t>
      </w:r>
      <w:r>
        <w:fldChar w:fldCharType="begin"/>
      </w:r>
      <w:r>
        <w:instrText xml:space="preserve"> HYPERLINK "mailto:charzhu@microsoft.com" </w:instrText>
      </w:r>
      <w:bookmarkStart w:name="_@_40B03B64F33744D2AEE15B92AE7BFAA3Z" w:id="48"/>
      <w:r>
        <w:fldChar w:fldCharType="separate"/>
      </w:r>
      <w:bookmarkEnd w:id="48"/>
      <w:r w:rsidRPr="00A0494C">
        <w:rPr>
          <w:rStyle w:val="Mention"/>
          <w:noProof/>
        </w:rPr>
        <w:t>@Charles Zhu</w:t>
      </w:r>
      <w:r>
        <w:fldChar w:fldCharType="end"/>
      </w:r>
      <w:r>
        <w:t xml:space="preserve">  as fyi.</w:t>
      </w:r>
    </w:p>
  </w:comment>
  <w:comment w:initials="CZ" w:author="Charles Zhu [2]" w:date="2023-04-13T09:18:00Z" w:id="47">
    <w:p w:rsidR="003A53DF" w:rsidRDefault="003A53DF" w14:paraId="4682BC5F" w14:textId="77777777">
      <w:pPr>
        <w:pStyle w:val="CommentText"/>
      </w:pPr>
      <w:r>
        <w:rPr>
          <w:rStyle w:val="CommentReference"/>
        </w:rPr>
        <w:annotationRef/>
      </w:r>
      <w:r>
        <w:t>I think this is referring to when installing the extension for the cluster, secret name is part of the configuration. The actual cert is auto pulled from keyvault in the section below</w:t>
      </w:r>
    </w:p>
  </w:comment>
  <w:comment w:initials="YT" w:author="Youhua Tu" w:date="2023-04-11T16:05:00Z" w:id="51">
    <w:p w:rsidR="00B6142E" w:rsidRDefault="007A17B7" w14:paraId="61194A3C" w14:textId="16F24112">
      <w:pPr>
        <w:pStyle w:val="CommentText"/>
      </w:pPr>
      <w:r>
        <w:rPr>
          <w:rStyle w:val="CommentReference"/>
        </w:rPr>
        <w:annotationRef/>
      </w:r>
      <w:r w:rsidR="00B6142E">
        <w:t>Check whether could config sub info instead of client id.</w:t>
      </w:r>
    </w:p>
  </w:comment>
  <w:comment w:initials="YT" w:author="Youhua Tu" w:date="2023-04-12T10:52:00Z" w:id="52">
    <w:p w:rsidR="00DB35F0" w:rsidRDefault="00051F7F" w14:paraId="33CE157A" w14:textId="77777777">
      <w:pPr>
        <w:pStyle w:val="CommentText"/>
      </w:pPr>
      <w:r>
        <w:rPr>
          <w:rStyle w:val="CommentReference"/>
        </w:rPr>
        <w:annotationRef/>
      </w:r>
      <w:r w:rsidR="00DB35F0">
        <w:t>If whitelist setting subscription id, it could check jwt token on this field containing the sub id. Example:</w:t>
      </w:r>
      <w:r w:rsidR="00DB35F0">
        <w:rPr>
          <w:highlight w:val="yellow"/>
        </w:rPr>
        <w:t xml:space="preserve"> "xms_mirid"</w:t>
      </w:r>
      <w:r w:rsidR="00DB35F0">
        <w:t>: "/subscriptions/dd94e4df-b58f-4e81-9c5e-bd72a4b2ef9e/resourceGroups/amlarc-inference-experimental/providers/Microsoft.Kubernetes/connectedClusters/amlarc-experimental-aks/providers/Microsoft.KubernetesConfiguration/extensions/amlarc",</w:t>
      </w:r>
    </w:p>
  </w:comment>
  <w:comment w:initials="YT" w:author="Youhua Tu" w:date="2023-04-13T18:56:00Z" w:id="53">
    <w:p w:rsidR="001F0AA2" w:rsidRDefault="001D1EF0" w14:paraId="4A44558B" w14:textId="77777777">
      <w:pPr>
        <w:pStyle w:val="CommentText"/>
      </w:pPr>
      <w:r>
        <w:rPr>
          <w:rStyle w:val="CommentReference"/>
        </w:rPr>
        <w:annotationRef/>
      </w:r>
      <w:r w:rsidR="001F0AA2">
        <w:t>For aks:  "xms_mirid": "/subscriptions/d52a2c8d-fd82-472f-bdfb-447e090ec1e1/resourcegroups/MC_youhua-mdc_mdc-aks_eastus/providers/Microsoft.ManagedIdentity/userAssignedIdentities/ext-6fc5e3f70585f107974b921dde983f7f-mdc-aks",</w:t>
      </w:r>
    </w:p>
  </w:comment>
  <w:comment w:initials="VM" w:author="Vipul Modi" w:date="2023-04-12T13:10:00Z" w:id="49">
    <w:p w:rsidR="003E191C" w:rsidRDefault="003E191C" w14:paraId="6E5AEEC7" w14:textId="31AE44B8">
      <w:pPr>
        <w:pStyle w:val="CommentText"/>
      </w:pPr>
      <w:r>
        <w:rPr>
          <w:rStyle w:val="CommentReference"/>
        </w:rPr>
        <w:annotationRef/>
      </w:r>
      <w:r>
        <w:t xml:space="preserve">What does this mean? Identity bridge will trust this client? Do we have details on the data flow for the token management? </w:t>
      </w:r>
    </w:p>
  </w:comment>
  <w:comment w:initials="YT" w:author="Youhua Tu" w:date="2023-04-13T10:42:00Z" w:id="50">
    <w:p w:rsidR="005C28F0" w:rsidRDefault="005C28F0" w14:paraId="47D14E70" w14:textId="77777777">
      <w:pPr>
        <w:pStyle w:val="CommentText"/>
      </w:pPr>
      <w:r>
        <w:rPr>
          <w:rStyle w:val="CommentReference"/>
        </w:rPr>
        <w:annotationRef/>
      </w:r>
      <w:r>
        <w:t xml:space="preserve">Will draw a chart on it. </w:t>
      </w:r>
    </w:p>
  </w:comment>
  <w:comment w:initials="CZ" w:author="Charles Zhu [2]" w:date="2023-04-13T09:16:00Z" w:id="54">
    <w:p w:rsidR="007721E1" w:rsidRDefault="007721E1" w14:paraId="5FB15E28" w14:textId="2D8E088E">
      <w:pPr>
        <w:pStyle w:val="CommentText"/>
      </w:pPr>
      <w:r>
        <w:rPr>
          <w:rStyle w:val="CommentReference"/>
        </w:rPr>
        <w:annotationRef/>
      </w:r>
      <w:r>
        <w:t xml:space="preserve">This is a new "service" in the extension? Is the keyvault location passed in when installing extension or using the default workspace keyvault? The downloaded cert goes into the k8s secret store using the secret-name from extension installation? </w:t>
      </w:r>
      <w:r>
        <w:fldChar w:fldCharType="begin"/>
      </w:r>
      <w:r>
        <w:instrText xml:space="preserve"> HYPERLINK "mailto:gayang@microsoft.com" </w:instrText>
      </w:r>
      <w:bookmarkStart w:name="_@_46FB0AFD41134908B2B60EB0178E514FZ" w:id="56"/>
      <w:r>
        <w:fldChar w:fldCharType="separate"/>
      </w:r>
      <w:bookmarkEnd w:id="56"/>
      <w:r w:rsidRPr="007721E1">
        <w:rPr>
          <w:rStyle w:val="Mention"/>
          <w:noProof/>
        </w:rPr>
        <w:t>@Zhiyong Yang</w:t>
      </w:r>
      <w:r>
        <w:fldChar w:fldCharType="end"/>
      </w:r>
      <w:r>
        <w:t xml:space="preserve"> </w:t>
      </w:r>
    </w:p>
  </w:comment>
  <w:comment w:initials="YT" w:author="Youhua Tu" w:date="2023-04-13T10:41:00Z" w:id="55">
    <w:p w:rsidR="00634BE3" w:rsidRDefault="00634BE3" w14:paraId="6965EE2B" w14:textId="77777777">
      <w:pPr>
        <w:pStyle w:val="CommentText"/>
      </w:pPr>
      <w:r>
        <w:rPr>
          <w:rStyle w:val="CommentReference"/>
        </w:rPr>
        <w:annotationRef/>
      </w:r>
      <w:r>
        <w:t>Yes, need to have a new service for this. Cluster no need to know the keyvault location. Identity bridge will get it for the cluster. Yes, the downloaded cert goes into the k8s secret store using the secret-name from extension installation</w:t>
      </w:r>
    </w:p>
  </w:comment>
  <w:comment w:initials="VM" w:author="Vipul Modi" w:date="2023-04-13T14:53:00Z" w:id="57">
    <w:p w:rsidR="00457610" w:rsidRDefault="00457610" w14:paraId="2AA8A85F" w14:textId="77777777">
      <w:pPr>
        <w:pStyle w:val="CommentText"/>
      </w:pPr>
      <w:r>
        <w:rPr>
          <w:rStyle w:val="CommentReference"/>
        </w:rPr>
        <w:annotationRef/>
      </w:r>
      <w:r>
        <w:t xml:space="preserve">See the comment of using the Key-Vault CSI driver and VM identity. </w:t>
      </w:r>
    </w:p>
  </w:comment>
  <w:comment w:initials="YT" w:author="Youhua Tu" w:date="2023-04-14T18:24:00Z" w:id="58">
    <w:p w:rsidR="00E81482" w:rsidRDefault="00AE3487" w14:paraId="6D4931C3" w14:textId="77777777">
      <w:pPr>
        <w:pStyle w:val="CommentText"/>
      </w:pPr>
      <w:r>
        <w:rPr>
          <w:rStyle w:val="CommentReference"/>
        </w:rPr>
        <w:annotationRef/>
      </w:r>
      <w:r w:rsidR="00E81482">
        <w:t xml:space="preserve">Questions as above: each nodes will have two more pods: </w:t>
      </w:r>
      <w:hyperlink w:history="1" r:id="rId7">
        <w:r w:rsidRPr="009E6AD0" w:rsidR="00E81482">
          <w:rPr>
            <w:rStyle w:val="Hyperlink"/>
          </w:rPr>
          <w:t>https://learn.microsoft.com/en-us/azure/aks/csi-secrets-store-driver</w:t>
        </w:r>
      </w:hyperlink>
      <w:r w:rsidR="00E81482">
        <w:br/>
      </w:r>
      <w:r w:rsidR="00E81482">
        <w:br/>
        <w:t xml:space="preserve">@Vipul Modi , Is it ok  to add so many pods? Or write a simple app and integrated to existing pod to do this? The design is using latter one now. </w:t>
      </w:r>
    </w:p>
  </w:comment>
  <w:comment w:initials="VM" w:author="Vipul Modi" w:date="2023-04-14T09:45:00Z" w:id="59">
    <w:p w:rsidR="3A43426E" w:rsidP="7132C302" w:rsidRDefault="7132C302" w14:paraId="0EBA3283" w14:textId="6C1EEA37">
      <w:pPr>
        <w:pStyle w:val="CommentText"/>
      </w:pPr>
      <w:r>
        <w:t xml:space="preserve">Do we know if having more pod causes issues? I also nervous about identity bridge connection, rather than just using the VM identity. </w:t>
      </w:r>
      <w:r w:rsidR="3A43426E">
        <w:rPr>
          <w:rStyle w:val="CommentReference"/>
        </w:rPr>
        <w:annotationRef/>
      </w:r>
    </w:p>
    <w:p w:rsidR="3A43426E" w:rsidP="7132C302" w:rsidRDefault="3A43426E" w14:paraId="2F7486BF" w14:textId="16C25208">
      <w:pPr>
        <w:pStyle w:val="CommentText"/>
      </w:pPr>
    </w:p>
  </w:comment>
  <w:comment w:initials="VM" w:author="Vipul Modi" w:date="2023-04-14T10:12:00Z" w:id="60">
    <w:p w:rsidR="79AF31E0" w:rsidRDefault="79AF31E0" w14:paraId="6CE15C90" w14:textId="6E46DF72">
      <w:pPr>
        <w:pStyle w:val="CommentText"/>
      </w:pPr>
      <w:r>
        <w:t xml:space="preserve">We can take some of these questions in the scrum, make a decision and close. </w:t>
      </w:r>
      <w:r>
        <w:rPr>
          <w:rStyle w:val="CommentReference"/>
        </w:rPr>
        <w:annotationRef/>
      </w:r>
    </w:p>
    <w:p w:rsidR="79AF31E0" w:rsidRDefault="79AF31E0" w14:paraId="3BB56162" w14:textId="5C67AA13">
      <w:pPr>
        <w:pStyle w:val="CommentText"/>
      </w:pPr>
    </w:p>
  </w:comment>
  <w:comment w:initials="W(" w:author="Wen Yang (AZUREML)" w:date="2023-04-04T22:58:00Z" w:id="64">
    <w:p w:rsidR="5C2C4B8B" w:rsidRDefault="5C2C4B8B" w14:paraId="36BD0A69" w14:textId="48DF8B78">
      <w:pPr>
        <w:pStyle w:val="CommentText"/>
      </w:pPr>
      <w:r>
        <w:t xml:space="preserve">Besides data exfiltration, do we need to isolate endpoints/deployments? pod level or node level?  </w:t>
      </w:r>
      <w:r>
        <w:rPr>
          <w:rStyle w:val="CommentReference"/>
        </w:rPr>
        <w:annotationRef/>
      </w:r>
    </w:p>
  </w:comment>
  <w:comment w:initials="SS" w:author="Sid Sidhartha" w:date="2023-04-11T14:12:00Z" w:id="65">
    <w:p w:rsidR="4EA51866" w:rsidRDefault="4EA51866" w14:paraId="576B02C8" w14:textId="626BC54C">
      <w:pPr>
        <w:pStyle w:val="CommentText"/>
      </w:pPr>
      <w:r>
        <w:t xml:space="preserve">No, there is no isolation requirement within models except certain components like clip that we should get details from </w:t>
      </w:r>
      <w:r>
        <w:fldChar w:fldCharType="begin"/>
      </w:r>
      <w:r>
        <w:instrText xml:space="preserve"> HYPERLINK "mailto:rakelkar@microsoft.com"</w:instrText>
      </w:r>
      <w:bookmarkStart w:name="_@_66B555990C074EBAA9ECECC479BD9ADFZ" w:id="66"/>
      <w:r>
        <w:fldChar w:fldCharType="separate"/>
      </w:r>
      <w:bookmarkEnd w:id="66"/>
      <w:r w:rsidRPr="4EA51866">
        <w:rPr>
          <w:rStyle w:val="Mention"/>
          <w:noProof/>
        </w:rPr>
        <w:t>@Rakesh Kelkar</w:t>
      </w:r>
      <w:r>
        <w:fldChar w:fldCharType="end"/>
      </w:r>
      <w:r>
        <w:t xml:space="preserve"> on</w:t>
      </w:r>
      <w:r>
        <w:rPr>
          <w:rStyle w:val="CommentReference"/>
        </w:rPr>
        <w:annotationRef/>
      </w:r>
    </w:p>
  </w:comment>
  <w:comment w:initials="DW" w:author="Dian Wang" w:date="2023-04-04T19:27:00Z" w:id="68">
    <w:p w:rsidR="353A4C6D" w:rsidRDefault="353A4C6D" w14:paraId="6B06E1D1" w14:textId="78C09D04">
      <w:pPr>
        <w:pStyle w:val="CommentText"/>
      </w:pPr>
      <w:r>
        <w:t>The network requirements for AzureArc is here:</w:t>
      </w:r>
      <w:r>
        <w:rPr>
          <w:rStyle w:val="CommentReference"/>
        </w:rPr>
        <w:annotationRef/>
      </w:r>
    </w:p>
    <w:p w:rsidR="353A4C6D" w:rsidRDefault="00873A1E" w14:paraId="0CDEED48" w14:textId="2AA96249">
      <w:pPr>
        <w:pStyle w:val="CommentText"/>
      </w:pPr>
      <w:hyperlink r:id="rId8">
        <w:r w:rsidRPr="353A4C6D" w:rsidR="353A4C6D">
          <w:rPr>
            <w:rStyle w:val="Hyperlink"/>
          </w:rPr>
          <w:t>Azure Arc-enabled Kubernetes network requirements - Azure Arc | Microsoft Learn</w:t>
        </w:r>
      </w:hyperlink>
    </w:p>
    <w:p w:rsidR="353A4C6D" w:rsidRDefault="353A4C6D" w14:paraId="76042F23" w14:textId="1B887394">
      <w:pPr>
        <w:pStyle w:val="CommentText"/>
      </w:pPr>
      <w:r>
        <w:t xml:space="preserve">There might be some security concerns. </w:t>
      </w:r>
    </w:p>
  </w:comment>
  <w:comment w:initials="VM" w:author="Vipul Modi" w:date="2023-04-14T09:52:00Z" w:id="67">
    <w:p w:rsidR="088813D5" w:rsidRDefault="088813D5" w14:paraId="35039644" w14:textId="0E30CADC">
      <w:pPr>
        <w:pStyle w:val="CommentText"/>
      </w:pPr>
      <w:r>
        <w:t>Could we double-click on each of the requirements and see if we can remove these. We will not be able to pass review with these many exceptions. It would be great if you can provide details on the which functionality requires what network connections.</w:t>
      </w:r>
      <w:r>
        <w:rPr>
          <w:rStyle w:val="CommentReference"/>
        </w:rPr>
        <w:annotationRef/>
      </w:r>
    </w:p>
    <w:p w:rsidR="088813D5" w:rsidRDefault="088813D5" w14:paraId="5168A4FF" w14:textId="518513DE">
      <w:pPr>
        <w:pStyle w:val="CommentText"/>
      </w:pPr>
    </w:p>
    <w:p w:rsidR="088813D5" w:rsidRDefault="088813D5" w14:paraId="315C51AB" w14:textId="2D731FE6">
      <w:pPr>
        <w:pStyle w:val="CommentText"/>
      </w:pPr>
      <w:r>
        <w:t>We are going to deploy components on these clusters through EV2. This means that we can just take the existing components, separate the installation / update requirements, and see what remains.</w:t>
      </w:r>
    </w:p>
  </w:comment>
  <w:comment w:initials="VM" w:author="Vipul Modi" w:date="2023-04-11T10:36:00Z" w:id="69">
    <w:p w:rsidR="00D84616" w:rsidRDefault="00D84616" w14:paraId="44B0E356" w14:textId="77777777">
      <w:pPr>
        <w:pStyle w:val="CommentText"/>
      </w:pPr>
      <w:r>
        <w:rPr>
          <w:rStyle w:val="CommentReference"/>
        </w:rPr>
        <w:annotationRef/>
      </w:r>
      <w:r>
        <w:t xml:space="preserve">The service that has access to the weights will push the weights to the blob store that is within the 3P VNET boundary. This way there is no active connection outside of the VNET. </w:t>
      </w:r>
      <w:r>
        <w:br/>
      </w:r>
      <w:r>
        <w:br/>
        <w:t xml:space="preserve">The cache server and client will appropriately pull from this blob for pre-caching or as needed. </w:t>
      </w:r>
    </w:p>
  </w:comment>
  <w:comment w:initials="VM" w:author="Vipul Modi" w:date="2023-04-11T10:31:00Z" w:id="70">
    <w:p w:rsidR="00204ED4" w:rsidRDefault="00204ED4" w14:paraId="6D06B6DF" w14:textId="04573C17">
      <w:pPr>
        <w:pStyle w:val="CommentText"/>
      </w:pPr>
      <w:r>
        <w:rPr>
          <w:rStyle w:val="CommentReference"/>
        </w:rPr>
        <w:annotationRef/>
      </w:r>
      <w:r>
        <w:t>We should build different Geneva accounts as the certificates for pushing the logs would be on the node and we do not want to use the cert that has access to the Azure Geneva accounts.</w:t>
      </w:r>
    </w:p>
  </w:comment>
  <w:comment w:initials="VM" w:author="Vipul Modi" w:date="2023-04-11T10:32:00Z" w:id="71">
    <w:p w:rsidR="00574D1C" w:rsidRDefault="00574D1C" w14:paraId="746D1616" w14:textId="77777777">
      <w:pPr>
        <w:pStyle w:val="CommentText"/>
      </w:pPr>
      <w:r>
        <w:rPr>
          <w:rStyle w:val="CommentReference"/>
        </w:rPr>
        <w:annotationRef/>
      </w:r>
      <w:r>
        <w:t>We can create a follower cluster to pull events on the Azure side to the main Kusto clusters for dashboarding.</w:t>
      </w:r>
    </w:p>
  </w:comment>
  <w:comment w:initials="KA" w:author="Karthik Adaparthi" w:date="2023-04-05T00:17:00Z" w:id="72">
    <w:p w:rsidR="001818EC" w:rsidP="001818EC" w:rsidRDefault="001818EC" w14:paraId="462B295D" w14:textId="7D527AF7">
      <w:pPr>
        <w:pStyle w:val="CommentText"/>
      </w:pPr>
      <w:r>
        <w:rPr>
          <w:rStyle w:val="CommentReference"/>
        </w:rPr>
        <w:annotationRef/>
      </w:r>
      <w:r>
        <w:t xml:space="preserve">How will the model decryption key be fetched? </w:t>
      </w:r>
    </w:p>
  </w:comment>
  <w:comment w:initials="XW" w:author="Xiaopeng Wang" w:date="2023-04-10T12:39:00Z" w:id="73">
    <w:p w:rsidR="00F55C45" w:rsidRDefault="00F55C45" w14:paraId="4F1312C9" w14:textId="4FC53E9C">
      <w:pPr>
        <w:pStyle w:val="CommentText"/>
      </w:pPr>
      <w:r>
        <w:rPr>
          <w:rStyle w:val="CommentReference"/>
        </w:rPr>
        <w:annotationRef/>
      </w:r>
      <w:r>
        <w:fldChar w:fldCharType="begin"/>
      </w:r>
      <w:r>
        <w:instrText xml:space="preserve"> HYPERLINK "mailto:kaadap@microsoft.com" </w:instrText>
      </w:r>
      <w:bookmarkStart w:name="_@_BF520A5E1AB5456C9431177F1BE11FD0Z" w:id="76"/>
      <w:r>
        <w:fldChar w:fldCharType="separate"/>
      </w:r>
      <w:bookmarkEnd w:id="76"/>
      <w:r w:rsidRPr="00F55C45">
        <w:rPr>
          <w:rStyle w:val="Mention"/>
          <w:noProof/>
        </w:rPr>
        <w:t>@Karthik</w:t>
      </w:r>
      <w:r>
        <w:fldChar w:fldCharType="end"/>
      </w:r>
      <w:r>
        <w:t xml:space="preserve"> where is this key stored now? is it in IDP's keyvault? Or in some tented keyvault?</w:t>
      </w:r>
    </w:p>
  </w:comment>
  <w:comment w:initials="KA" w:author="Karthik Adaparthi" w:date="2023-04-10T17:29:00Z" w:id="74">
    <w:p w:rsidR="00FB5F8A" w:rsidRDefault="00FB5F8A" w14:paraId="179A8025" w14:textId="77777777">
      <w:pPr>
        <w:pStyle w:val="CommentText"/>
      </w:pPr>
      <w:r>
        <w:rPr>
          <w:rStyle w:val="CommentReference"/>
        </w:rPr>
        <w:annotationRef/>
      </w:r>
      <w:r>
        <w:t>It is in a single tented keyvault as of now. We should revisit how we do this.</w:t>
      </w:r>
    </w:p>
  </w:comment>
  <w:comment w:initials="VM" w:author="Vipul Modi" w:date="2023-04-11T10:29:00Z" w:id="75">
    <w:p w:rsidR="007579FB" w:rsidRDefault="007579FB" w14:paraId="0BB6CC30" w14:textId="77777777">
      <w:pPr>
        <w:pStyle w:val="CommentText"/>
      </w:pPr>
      <w:r>
        <w:rPr>
          <w:rStyle w:val="CommentReference"/>
        </w:rPr>
        <w:annotationRef/>
      </w:r>
      <w:r>
        <w:t>There will be a separate key-vault in the private network, that can be used for the keys.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5D5292" w15:done="0"/>
  <w15:commentEx w15:paraId="1C6AB3BA" w15:paraIdParent="385D5292" w15:done="0"/>
  <w15:commentEx w15:paraId="79E27C5D" w15:done="0"/>
  <w15:commentEx w15:paraId="15371735" w15:paraIdParent="79E27C5D" w15:done="0"/>
  <w15:commentEx w15:paraId="00929DBC" w15:done="0"/>
  <w15:commentEx w15:paraId="6A05330F" w15:paraIdParent="00929DBC" w15:done="0"/>
  <w15:commentEx w15:paraId="2E0EC037" w15:done="0"/>
  <w15:commentEx w15:paraId="75C3A60C" w15:done="1"/>
  <w15:commentEx w15:paraId="034EEF94" w15:paraIdParent="75C3A60C" w15:done="1"/>
  <w15:commentEx w15:paraId="00D576A2" w15:paraIdParent="75C3A60C" w15:done="1"/>
  <w15:commentEx w15:paraId="74D04FE7" w15:paraIdParent="75C3A60C" w15:done="1"/>
  <w15:commentEx w15:paraId="15D2F63D" w15:done="0"/>
  <w15:commentEx w15:paraId="112A498B" w15:paraIdParent="15D2F63D" w15:done="0"/>
  <w15:commentEx w15:paraId="0C482D2C" w15:done="0"/>
  <w15:commentEx w15:paraId="74179985" w15:done="0"/>
  <w15:commentEx w15:paraId="7A7D1073" w15:done="0"/>
  <w15:commentEx w15:paraId="75BDF246" w15:paraIdParent="7A7D1073" w15:done="0"/>
  <w15:commentEx w15:paraId="005C7FDC" w15:done="0"/>
  <w15:commentEx w15:paraId="2310FDE9" w15:done="0"/>
  <w15:commentEx w15:paraId="673115A9" w15:done="0"/>
  <w15:commentEx w15:paraId="687B7635" w15:paraIdParent="673115A9" w15:done="0"/>
  <w15:commentEx w15:paraId="20BECFE2" w15:paraIdParent="673115A9" w15:done="0"/>
  <w15:commentEx w15:paraId="6B300279" w15:done="0"/>
  <w15:commentEx w15:paraId="3BA8E506" w15:paraIdParent="6B300279" w15:done="0"/>
  <w15:commentEx w15:paraId="7DD8D745" w15:paraIdParent="6B300279" w15:done="0"/>
  <w15:commentEx w15:paraId="7479631D" w15:paraIdParent="6B300279" w15:done="0"/>
  <w15:commentEx w15:paraId="33D637E3" w15:done="0"/>
  <w15:commentEx w15:paraId="47BCF9CA" w15:paraIdParent="33D637E3" w15:done="0"/>
  <w15:commentEx w15:paraId="410D8543" w15:paraIdParent="33D637E3" w15:done="0"/>
  <w15:commentEx w15:paraId="20958BD8" w15:paraIdParent="33D637E3" w15:done="0"/>
  <w15:commentEx w15:paraId="54404E8C" w15:paraIdParent="33D637E3" w15:done="0"/>
  <w15:commentEx w15:paraId="44914DC6" w15:paraIdParent="33D637E3" w15:done="0"/>
  <w15:commentEx w15:paraId="7C479729" w15:paraIdParent="33D637E3" w15:done="0"/>
  <w15:commentEx w15:paraId="39AC8865" w15:paraIdParent="33D637E3" w15:done="0"/>
  <w15:commentEx w15:paraId="7583804B" w15:paraIdParent="33D637E3" w15:done="0"/>
  <w15:commentEx w15:paraId="37AD496F" w15:done="0"/>
  <w15:commentEx w15:paraId="4682BC5F" w15:paraIdParent="37AD496F" w15:done="0"/>
  <w15:commentEx w15:paraId="61194A3C" w15:done="0"/>
  <w15:commentEx w15:paraId="33CE157A" w15:paraIdParent="61194A3C" w15:done="0"/>
  <w15:commentEx w15:paraId="4A44558B" w15:paraIdParent="61194A3C" w15:done="0"/>
  <w15:commentEx w15:paraId="6E5AEEC7" w15:done="0"/>
  <w15:commentEx w15:paraId="47D14E70" w15:paraIdParent="6E5AEEC7" w15:done="0"/>
  <w15:commentEx w15:paraId="5FB15E28" w15:done="0"/>
  <w15:commentEx w15:paraId="6965EE2B" w15:paraIdParent="5FB15E28" w15:done="0"/>
  <w15:commentEx w15:paraId="2AA8A85F" w15:done="0"/>
  <w15:commentEx w15:paraId="6D4931C3" w15:paraIdParent="2AA8A85F" w15:done="0"/>
  <w15:commentEx w15:paraId="2F7486BF" w15:paraIdParent="2AA8A85F" w15:done="0"/>
  <w15:commentEx w15:paraId="3BB56162" w15:paraIdParent="2AA8A85F" w15:done="0"/>
  <w15:commentEx w15:paraId="36BD0A69" w15:done="0"/>
  <w15:commentEx w15:paraId="576B02C8" w15:paraIdParent="36BD0A69" w15:done="0"/>
  <w15:commentEx w15:paraId="76042F23" w15:done="0"/>
  <w15:commentEx w15:paraId="315C51AB" w15:done="0"/>
  <w15:commentEx w15:paraId="44B0E356" w15:done="0"/>
  <w15:commentEx w15:paraId="6D06B6DF" w15:done="0"/>
  <w15:commentEx w15:paraId="746D1616" w15:paraIdParent="6D06B6DF" w15:done="0"/>
  <w15:commentEx w15:paraId="462B295D" w15:done="0"/>
  <w15:commentEx w15:paraId="4F1312C9" w15:paraIdParent="462B295D" w15:done="0"/>
  <w15:commentEx w15:paraId="179A8025" w15:paraIdParent="462B295D" w15:done="0"/>
  <w15:commentEx w15:paraId="0BB6CC30" w15:paraIdParent="462B29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868B44" w16cex:dateUtc="2023-04-04T12:11:00Z"/>
  <w16cex:commentExtensible w16cex:durableId="27DFBAE6" w16cex:dateUtc="2023-04-11T17:54:00Z"/>
  <w16cex:commentExtensible w16cex:durableId="27DE7DF2" w16cex:dateUtc="2023-04-10T19:22:00Z"/>
  <w16cex:commentExtensible w16cex:durableId="69BB089D" w16cex:dateUtc="2023-04-11T21:09:00Z"/>
  <w16cex:commentExtensible w16cex:durableId="6F613AE7" w16cex:dateUtc="2023-04-11T22:58:00Z"/>
  <w16cex:commentExtensible w16cex:durableId="13ACCC9F" w16cex:dateUtc="2023-11-02T17:12:00Z"/>
  <w16cex:commentExtensible w16cex:durableId="3FE524F9" w16cex:dateUtc="2023-04-04T11:39:00Z"/>
  <w16cex:commentExtensible w16cex:durableId="6637BE0D" w16cex:dateUtc="2023-04-06T19:33:00Z">
    <w16cex:extLst>
      <w16:ext w16:uri="{CE6994B0-6A32-4C9F-8C6B-6E91EDA988CE}">
        <cr:reactions xmlns:cr="http://schemas.microsoft.com/office/comments/2020/reactions">
          <cr:reaction reactionType="1">
            <cr:reactionInfo dateUtc="2023-04-11T22:56:06Z">
              <cr:user userId="S::manishajain@microsoft.com::18c33c90-3da3-4dfc-8d11-15a56508d887" userProvider="AD" userName="Manisha Jain"/>
            </cr:reactionInfo>
          </cr:reaction>
        </cr:reactions>
      </w16:ext>
    </w16cex:extLst>
  </w16cex:commentExtensible>
  <w16cex:commentExtensible w16cex:durableId="27DAA493" w16cex:dateUtc="2023-04-07T06:17:00Z"/>
  <w16cex:commentExtensible w16cex:durableId="27DAAF2E" w16cex:dateUtc="2023-04-07T07:03:00Z"/>
  <w16cex:commentExtensible w16cex:durableId="52D4A540" w16cex:dateUtc="2023-04-07T10:05:00Z"/>
  <w16cex:commentExtensible w16cex:durableId="274EE09A" w16cex:dateUtc="2022-12-22T05:56:00Z"/>
  <w16cex:commentExtensible w16cex:durableId="274EE1BD" w16cex:dateUtc="2022-12-22T06:01:00Z"/>
  <w16cex:commentExtensible w16cex:durableId="05FDFAE4" w16cex:dateUtc="2023-01-03T07:50:00Z"/>
  <w16cex:commentExtensible w16cex:durableId="048346E1" w16cex:dateUtc="2023-01-04T16:26:00Z"/>
  <w16cex:commentExtensible w16cex:durableId="426C894C" w16cex:dateUtc="2023-04-06T22:19:00Z"/>
  <w16cex:commentExtensible w16cex:durableId="27DAAA86" w16cex:dateUtc="2023-04-07T06:43:00Z"/>
  <w16cex:commentExtensible w16cex:durableId="6C4C50D8" w16cex:dateUtc="2023-04-19T20:43:00Z"/>
  <w16cex:commentExtensible w16cex:durableId="25BF1417" w16cex:dateUtc="2023-04-19T14:25:00Z"/>
  <w16cex:commentExtensible w16cex:durableId="27DFB79C" w16cex:dateUtc="2023-04-11T17:40:00Z"/>
  <w16cex:commentExtensible w16cex:durableId="27E176E1" w16cex:dateUtc="2023-04-12T10:28:00Z"/>
  <w16cex:commentExtensible w16cex:durableId="27E17C6A" w16cex:dateUtc="2023-04-12T10:52:00Z"/>
  <w16cex:commentExtensible w16cex:durableId="27DFB74C" w16cex:dateUtc="2023-04-11T17:39:00Z"/>
  <w16cex:commentExtensible w16cex:durableId="27E0C85B" w16cex:dateUtc="2023-04-11T22:04:00Z"/>
  <w16cex:commentExtensible w16cex:durableId="344346F2" w16cex:dateUtc="2023-04-11T22:27:00Z"/>
  <w16cex:commentExtensible w16cex:durableId="27E10D24" w16cex:dateUtc="2023-04-12T02:57:00Z"/>
  <w16cex:commentExtensible w16cex:durableId="27E29392" w16cex:dateUtc="2023-04-13T21:43:00Z"/>
  <w16cex:commentExtensible w16cex:durableId="27E29595" w16cex:dateUtc="2023-04-13T21:52:00Z">
    <w16cex:extLst>
      <w16:ext w16:uri="{CE6994B0-6A32-4C9F-8C6B-6E91EDA988CE}">
        <cr:reactions xmlns:cr="http://schemas.microsoft.com/office/comments/2020/reactions">
          <cr:reaction reactionType="1">
            <cr:reactionInfo dateUtc="2023-04-13T22:45:30Z">
              <cr:user userId="S::youhuatu@microsoft.com::29889ad9-be8d-467f-a587-a5d50fff4ff9" userProvider="AD" userName="Youhua Tu"/>
            </cr:reactionInfo>
          </cr:reaction>
        </cr:reactions>
      </w16:ext>
    </w16cex:extLst>
  </w16cex:commentExtensible>
  <w16cex:commentExtensible w16cex:durableId="27E37475" w16cex:dateUtc="2023-04-13T22:43:00Z"/>
  <w16cex:commentExtensible w16cex:durableId="27E378F7" w16cex:dateUtc="2023-04-13T23:02:00Z"/>
  <w16cex:commentExtensible w16cex:durableId="27E37A16" w16cex:dateUtc="2023-04-13T23:07:00Z"/>
  <w16cex:commentExtensible w16cex:durableId="52C7A5E8" w16cex:dateUtc="2023-04-13T23:22:00Z"/>
  <w16cex:commentExtensible w16cex:durableId="27E3ACAA" w16cex:dateUtc="2023-04-14T02:42:00Z"/>
  <w16cex:commentExtensible w16cex:durableId="27E3EC6E" w16cex:dateUtc="2023-04-14T07:14:00Z"/>
  <w16cex:commentExtensible w16cex:durableId="67ED6017" w16cex:dateUtc="2023-04-17T20:25:00Z"/>
  <w16cex:commentExtensible w16cex:durableId="27E12C06" w16cex:dateUtc="2023-04-12T20:09:00Z"/>
  <w16cex:commentExtensible w16cex:durableId="27E24756" w16cex:dateUtc="2023-04-13T01:18:00Z">
    <w16cex:extLst>
      <w16:ext w16:uri="{CE6994B0-6A32-4C9F-8C6B-6E91EDA988CE}">
        <cr:reactions xmlns:cr="http://schemas.microsoft.com/office/comments/2020/reactions">
          <cr:reaction reactionType="1">
            <cr:reactionInfo dateUtc="2023-04-13T02:33:25Z">
              <cr:user userId="S::youhuatu@microsoft.com::29889ad9-be8d-467f-a587-a5d50fff4ff9" userProvider="AD" userName="Youhua Tu"/>
            </cr:reactionInfo>
          </cr:reaction>
        </cr:reactions>
      </w16:ext>
    </w16cex:extLst>
  </w16cex:commentExtensible>
  <w16cex:commentExtensible w16cex:durableId="27E003DE" w16cex:dateUtc="2023-04-11T08:05:00Z"/>
  <w16cex:commentExtensible w16cex:durableId="27E10C01" w16cex:dateUtc="2023-04-12T02:52:00Z"/>
  <w16cex:commentExtensible w16cex:durableId="27E2CEEE" w16cex:dateUtc="2023-04-13T10:56:00Z"/>
  <w16cex:commentExtensible w16cex:durableId="27E12C5D" w16cex:dateUtc="2023-04-12T20:10:00Z"/>
  <w16cex:commentExtensible w16cex:durableId="27E25B1C" w16cex:dateUtc="2023-04-13T02:42:00Z"/>
  <w16cex:commentExtensible w16cex:durableId="27E246D0" w16cex:dateUtc="2023-04-13T01:16:00Z"/>
  <w16cex:commentExtensible w16cex:durableId="27E25AE2" w16cex:dateUtc="2023-04-13T02:41:00Z"/>
  <w16cex:commentExtensible w16cex:durableId="27E295F4" w16cex:dateUtc="2023-04-13T21:53:00Z"/>
  <w16cex:commentExtensible w16cex:durableId="27E418F8" w16cex:dateUtc="2023-04-14T10:24:00Z"/>
  <w16cex:commentExtensible w16cex:durableId="651ADBB2" w16cex:dateUtc="2023-04-14T16:45:00Z"/>
  <w16cex:commentExtensible w16cex:durableId="67802803" w16cex:dateUtc="2023-04-14T17:12:00Z"/>
  <w16cex:commentExtensible w16cex:durableId="02687C63" w16cex:dateUtc="2023-04-04T14:58:00Z"/>
  <w16cex:commentExtensible w16cex:durableId="130E3C83" w16cex:dateUtc="2023-04-11T21:12:00Z"/>
  <w16cex:commentExtensible w16cex:durableId="4405A99C" w16cex:dateUtc="2023-04-04T11:27:00Z"/>
  <w16cex:commentExtensible w16cex:durableId="1BE6418E" w16cex:dateUtc="2023-04-14T16:52:00Z"/>
  <w16cex:commentExtensible w16cex:durableId="27DFB6AF" w16cex:dateUtc="2023-04-11T17:36:00Z"/>
  <w16cex:commentExtensible w16cex:durableId="27DFB597" w16cex:dateUtc="2023-04-11T17:31:00Z"/>
  <w16cex:commentExtensible w16cex:durableId="27DFB5B2" w16cex:dateUtc="2023-04-11T17:32:00Z"/>
  <w16cex:commentExtensible w16cex:durableId="27D73C81" w16cex:dateUtc="2023-04-05T07:17:00Z"/>
  <w16cex:commentExtensible w16cex:durableId="27DE821D" w16cex:dateUtc="2023-04-10T04:39:00Z"/>
  <w16cex:commentExtensible w16cex:durableId="27DEC607" w16cex:dateUtc="2023-04-11T00:29:00Z"/>
  <w16cex:commentExtensible w16cex:durableId="27DFB505" w16cex:dateUtc="2023-04-11T17: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5D5292" w16cid:durableId="05868B44"/>
  <w16cid:commentId w16cid:paraId="1C6AB3BA" w16cid:durableId="27DFBAE6"/>
  <w16cid:commentId w16cid:paraId="79E27C5D" w16cid:durableId="27DE7DF2"/>
  <w16cid:commentId w16cid:paraId="15371735" w16cid:durableId="69BB089D"/>
  <w16cid:commentId w16cid:paraId="00929DBC" w16cid:durableId="6F613AE7"/>
  <w16cid:commentId w16cid:paraId="6A05330F" w16cid:durableId="13ACCC9F"/>
  <w16cid:commentId w16cid:paraId="2E0EC037" w16cid:durableId="3FE524F9"/>
  <w16cid:commentId w16cid:paraId="75C3A60C" w16cid:durableId="6637BE0D"/>
  <w16cid:commentId w16cid:paraId="034EEF94" w16cid:durableId="27DAA493"/>
  <w16cid:commentId w16cid:paraId="00D576A2" w16cid:durableId="27DAAF2E"/>
  <w16cid:commentId w16cid:paraId="74D04FE7" w16cid:durableId="52D4A540"/>
  <w16cid:commentId w16cid:paraId="15D2F63D" w16cid:durableId="274EE09A"/>
  <w16cid:commentId w16cid:paraId="112A498B" w16cid:durableId="274EE1BD"/>
  <w16cid:commentId w16cid:paraId="0C482D2C" w16cid:durableId="05FDFAE4"/>
  <w16cid:commentId w16cid:paraId="74179985" w16cid:durableId="048346E1"/>
  <w16cid:commentId w16cid:paraId="7A7D1073" w16cid:durableId="426C894C"/>
  <w16cid:commentId w16cid:paraId="75BDF246" w16cid:durableId="27DAAA86"/>
  <w16cid:commentId w16cid:paraId="005C7FDC" w16cid:durableId="6C4C50D8"/>
  <w16cid:commentId w16cid:paraId="2310FDE9" w16cid:durableId="25BF1417"/>
  <w16cid:commentId w16cid:paraId="673115A9" w16cid:durableId="27DFB79C"/>
  <w16cid:commentId w16cid:paraId="687B7635" w16cid:durableId="27E176E1"/>
  <w16cid:commentId w16cid:paraId="20BECFE2" w16cid:durableId="27E17C6A"/>
  <w16cid:commentId w16cid:paraId="6B300279" w16cid:durableId="27DFB74C"/>
  <w16cid:commentId w16cid:paraId="3BA8E506" w16cid:durableId="27E0C85B"/>
  <w16cid:commentId w16cid:paraId="7DD8D745" w16cid:durableId="344346F2"/>
  <w16cid:commentId w16cid:paraId="7479631D" w16cid:durableId="27E10D24"/>
  <w16cid:commentId w16cid:paraId="33D637E3" w16cid:durableId="27E29392"/>
  <w16cid:commentId w16cid:paraId="47BCF9CA" w16cid:durableId="27E29595"/>
  <w16cid:commentId w16cid:paraId="410D8543" w16cid:durableId="27E37475"/>
  <w16cid:commentId w16cid:paraId="20958BD8" w16cid:durableId="27E378F7"/>
  <w16cid:commentId w16cid:paraId="54404E8C" w16cid:durableId="27E37A16"/>
  <w16cid:commentId w16cid:paraId="44914DC6" w16cid:durableId="52C7A5E8"/>
  <w16cid:commentId w16cid:paraId="7C479729" w16cid:durableId="27E3ACAA"/>
  <w16cid:commentId w16cid:paraId="39AC8865" w16cid:durableId="27E3EC6E"/>
  <w16cid:commentId w16cid:paraId="7583804B" w16cid:durableId="67ED6017"/>
  <w16cid:commentId w16cid:paraId="37AD496F" w16cid:durableId="27E12C06"/>
  <w16cid:commentId w16cid:paraId="4682BC5F" w16cid:durableId="27E24756"/>
  <w16cid:commentId w16cid:paraId="61194A3C" w16cid:durableId="27E003DE"/>
  <w16cid:commentId w16cid:paraId="33CE157A" w16cid:durableId="27E10C01"/>
  <w16cid:commentId w16cid:paraId="4A44558B" w16cid:durableId="27E2CEEE"/>
  <w16cid:commentId w16cid:paraId="6E5AEEC7" w16cid:durableId="27E12C5D"/>
  <w16cid:commentId w16cid:paraId="47D14E70" w16cid:durableId="27E25B1C"/>
  <w16cid:commentId w16cid:paraId="5FB15E28" w16cid:durableId="27E246D0"/>
  <w16cid:commentId w16cid:paraId="6965EE2B" w16cid:durableId="27E25AE2"/>
  <w16cid:commentId w16cid:paraId="2AA8A85F" w16cid:durableId="27E295F4"/>
  <w16cid:commentId w16cid:paraId="6D4931C3" w16cid:durableId="27E418F8"/>
  <w16cid:commentId w16cid:paraId="2F7486BF" w16cid:durableId="651ADBB2"/>
  <w16cid:commentId w16cid:paraId="3BB56162" w16cid:durableId="67802803"/>
  <w16cid:commentId w16cid:paraId="36BD0A69" w16cid:durableId="02687C63"/>
  <w16cid:commentId w16cid:paraId="576B02C8" w16cid:durableId="130E3C83"/>
  <w16cid:commentId w16cid:paraId="76042F23" w16cid:durableId="4405A99C"/>
  <w16cid:commentId w16cid:paraId="315C51AB" w16cid:durableId="1BE6418E"/>
  <w16cid:commentId w16cid:paraId="44B0E356" w16cid:durableId="27DFB6AF"/>
  <w16cid:commentId w16cid:paraId="6D06B6DF" w16cid:durableId="27DFB597"/>
  <w16cid:commentId w16cid:paraId="746D1616" w16cid:durableId="27DFB5B2"/>
  <w16cid:commentId w16cid:paraId="462B295D" w16cid:durableId="27D73C81"/>
  <w16cid:commentId w16cid:paraId="4F1312C9" w16cid:durableId="27DE821D"/>
  <w16cid:commentId w16cid:paraId="179A8025" w16cid:durableId="27DEC607"/>
  <w16cid:commentId w16cid:paraId="0BB6CC30" w16cid:durableId="27DFB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E4D16" w:rsidP="009279B3" w:rsidRDefault="00DE4D16" w14:paraId="3D3D6037" w14:textId="77777777">
      <w:pPr>
        <w:spacing w:after="0" w:line="240" w:lineRule="auto"/>
      </w:pPr>
      <w:r>
        <w:separator/>
      </w:r>
    </w:p>
  </w:endnote>
  <w:endnote w:type="continuationSeparator" w:id="0">
    <w:p w:rsidR="00DE4D16" w:rsidP="009279B3" w:rsidRDefault="00DE4D16" w14:paraId="177885AB" w14:textId="77777777">
      <w:pPr>
        <w:spacing w:after="0" w:line="240" w:lineRule="auto"/>
      </w:pPr>
      <w:r>
        <w:continuationSeparator/>
      </w:r>
    </w:p>
  </w:endnote>
  <w:endnote w:type="continuationNotice" w:id="1">
    <w:p w:rsidR="00DE4D16" w:rsidRDefault="00DE4D16" w14:paraId="4A1F5FA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E4D16" w:rsidP="009279B3" w:rsidRDefault="00DE4D16" w14:paraId="6C1AFCB0" w14:textId="77777777">
      <w:pPr>
        <w:spacing w:after="0" w:line="240" w:lineRule="auto"/>
      </w:pPr>
      <w:r>
        <w:separator/>
      </w:r>
    </w:p>
  </w:footnote>
  <w:footnote w:type="continuationSeparator" w:id="0">
    <w:p w:rsidR="00DE4D16" w:rsidP="009279B3" w:rsidRDefault="00DE4D16" w14:paraId="1EEAD4B6" w14:textId="77777777">
      <w:pPr>
        <w:spacing w:after="0" w:line="240" w:lineRule="auto"/>
      </w:pPr>
      <w:r>
        <w:continuationSeparator/>
      </w:r>
    </w:p>
  </w:footnote>
  <w:footnote w:type="continuationNotice" w:id="1">
    <w:p w:rsidR="00DE4D16" w:rsidRDefault="00DE4D16" w14:paraId="3A524D12"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SuZ6Cam8" int2:invalidationBookmarkName="" int2:hashCode="0ks19XuQvtlVEd" int2:id="J9bLqbit">
      <int2:state int2:value="Rejected" int2:type="AugLoop_Text_Critique"/>
    </int2:bookmark>
    <int2:bookmark int2:bookmarkName="_Int_0fFgHEc0" int2:invalidationBookmarkName="" int2:hashCode="SVJlJg9bbVueoI" int2:id="OO8IIXP5">
      <int2:state int2:value="Rejected" int2:type="AugLoop_Text_Critique"/>
    </int2:bookmark>
    <int2:bookmark int2:bookmarkName="_Int_9DHyTeyL" int2:invalidationBookmarkName="" int2:hashCode="uCuabAkLZeszuw" int2:id="T7u11gnM">
      <int2:state int2:value="Rejected" int2:type="AugLoop_Text_Critique"/>
    </int2:bookmark>
    <int2:bookmark int2:bookmarkName="_Int_lZqyOYY5" int2:invalidationBookmarkName="" int2:hashCode="xFHlNqBhB06SeZ" int2:id="r5ICblH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76FB"/>
    <w:multiLevelType w:val="multilevel"/>
    <w:tmpl w:val="A2EE1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17C1E"/>
    <w:multiLevelType w:val="hybridMultilevel"/>
    <w:tmpl w:val="FFFFFFFF"/>
    <w:lvl w:ilvl="0" w:tplc="1C1EED02">
      <w:start w:val="1"/>
      <w:numFmt w:val="bullet"/>
      <w:lvlText w:val=""/>
      <w:lvlJc w:val="left"/>
      <w:pPr>
        <w:ind w:left="780" w:hanging="420"/>
      </w:pPr>
      <w:rPr>
        <w:rFonts w:hint="default" w:ascii="Wingdings" w:hAnsi="Wingdings"/>
      </w:rPr>
    </w:lvl>
    <w:lvl w:ilvl="1" w:tplc="05588480">
      <w:start w:val="1"/>
      <w:numFmt w:val="bullet"/>
      <w:lvlText w:val="o"/>
      <w:lvlJc w:val="left"/>
      <w:pPr>
        <w:ind w:left="1200" w:hanging="420"/>
      </w:pPr>
      <w:rPr>
        <w:rFonts w:hint="default" w:ascii="Courier New" w:hAnsi="Courier New"/>
      </w:rPr>
    </w:lvl>
    <w:lvl w:ilvl="2" w:tplc="BE846276">
      <w:start w:val="1"/>
      <w:numFmt w:val="bullet"/>
      <w:lvlText w:val=""/>
      <w:lvlJc w:val="left"/>
      <w:pPr>
        <w:ind w:left="1620" w:hanging="420"/>
      </w:pPr>
      <w:rPr>
        <w:rFonts w:hint="default" w:ascii="Wingdings" w:hAnsi="Wingdings"/>
      </w:rPr>
    </w:lvl>
    <w:lvl w:ilvl="3" w:tplc="BFCC6C94">
      <w:start w:val="1"/>
      <w:numFmt w:val="bullet"/>
      <w:lvlText w:val=""/>
      <w:lvlJc w:val="left"/>
      <w:pPr>
        <w:ind w:left="2040" w:hanging="420"/>
      </w:pPr>
      <w:rPr>
        <w:rFonts w:hint="default" w:ascii="Symbol" w:hAnsi="Symbol"/>
      </w:rPr>
    </w:lvl>
    <w:lvl w:ilvl="4" w:tplc="CC9ADF26">
      <w:start w:val="1"/>
      <w:numFmt w:val="bullet"/>
      <w:lvlText w:val="o"/>
      <w:lvlJc w:val="left"/>
      <w:pPr>
        <w:ind w:left="2460" w:hanging="420"/>
      </w:pPr>
      <w:rPr>
        <w:rFonts w:hint="default" w:ascii="Courier New" w:hAnsi="Courier New"/>
      </w:rPr>
    </w:lvl>
    <w:lvl w:ilvl="5" w:tplc="51A80B70">
      <w:start w:val="1"/>
      <w:numFmt w:val="bullet"/>
      <w:lvlText w:val=""/>
      <w:lvlJc w:val="left"/>
      <w:pPr>
        <w:ind w:left="2880" w:hanging="420"/>
      </w:pPr>
      <w:rPr>
        <w:rFonts w:hint="default" w:ascii="Wingdings" w:hAnsi="Wingdings"/>
      </w:rPr>
    </w:lvl>
    <w:lvl w:ilvl="6" w:tplc="1018E570">
      <w:start w:val="1"/>
      <w:numFmt w:val="bullet"/>
      <w:lvlText w:val=""/>
      <w:lvlJc w:val="left"/>
      <w:pPr>
        <w:ind w:left="3300" w:hanging="420"/>
      </w:pPr>
      <w:rPr>
        <w:rFonts w:hint="default" w:ascii="Symbol" w:hAnsi="Symbol"/>
      </w:rPr>
    </w:lvl>
    <w:lvl w:ilvl="7" w:tplc="9A9610F6">
      <w:start w:val="1"/>
      <w:numFmt w:val="bullet"/>
      <w:lvlText w:val="o"/>
      <w:lvlJc w:val="left"/>
      <w:pPr>
        <w:ind w:left="3720" w:hanging="420"/>
      </w:pPr>
      <w:rPr>
        <w:rFonts w:hint="default" w:ascii="Courier New" w:hAnsi="Courier New"/>
      </w:rPr>
    </w:lvl>
    <w:lvl w:ilvl="8" w:tplc="287C9A10">
      <w:start w:val="1"/>
      <w:numFmt w:val="bullet"/>
      <w:lvlText w:val=""/>
      <w:lvlJc w:val="left"/>
      <w:pPr>
        <w:ind w:left="4140" w:hanging="420"/>
      </w:pPr>
      <w:rPr>
        <w:rFonts w:hint="default" w:ascii="Wingdings" w:hAnsi="Wingdings"/>
      </w:rPr>
    </w:lvl>
  </w:abstractNum>
  <w:abstractNum w:abstractNumId="2" w15:restartNumberingAfterBreak="0">
    <w:nsid w:val="07504843"/>
    <w:multiLevelType w:val="hybridMultilevel"/>
    <w:tmpl w:val="43F2FBCC"/>
    <w:lvl w:ilvl="0" w:tplc="4B069B24">
      <w:numFmt w:val="bullet"/>
      <w:lvlText w:val="-"/>
      <w:lvlJc w:val="left"/>
      <w:pPr>
        <w:ind w:left="720" w:hanging="360"/>
      </w:pPr>
      <w:rPr>
        <w:rFonts w:hint="default" w:ascii="Calibri" w:hAnsi="Calibri" w:eastAsia="SimSu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8096FB5"/>
    <w:multiLevelType w:val="hybridMultilevel"/>
    <w:tmpl w:val="8BE8B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46B72"/>
    <w:multiLevelType w:val="hybridMultilevel"/>
    <w:tmpl w:val="A3EC41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57546"/>
    <w:multiLevelType w:val="hybridMultilevel"/>
    <w:tmpl w:val="9C02723A"/>
    <w:lvl w:ilvl="0" w:tplc="04090003">
      <w:start w:val="1"/>
      <w:numFmt w:val="bullet"/>
      <w:lvlText w:val="o"/>
      <w:lvlJc w:val="left"/>
      <w:pPr>
        <w:ind w:left="970" w:hanging="360"/>
      </w:pPr>
      <w:rPr>
        <w:rFonts w:hint="default" w:ascii="Courier New" w:hAnsi="Courier New" w:cs="Courier New"/>
      </w:rPr>
    </w:lvl>
    <w:lvl w:ilvl="1" w:tplc="04090003" w:tentative="1">
      <w:start w:val="1"/>
      <w:numFmt w:val="bullet"/>
      <w:lvlText w:val="o"/>
      <w:lvlJc w:val="left"/>
      <w:pPr>
        <w:ind w:left="1690" w:hanging="360"/>
      </w:pPr>
      <w:rPr>
        <w:rFonts w:hint="default" w:ascii="Courier New" w:hAnsi="Courier New" w:cs="Courier New"/>
      </w:rPr>
    </w:lvl>
    <w:lvl w:ilvl="2" w:tplc="04090005" w:tentative="1">
      <w:start w:val="1"/>
      <w:numFmt w:val="bullet"/>
      <w:lvlText w:val=""/>
      <w:lvlJc w:val="left"/>
      <w:pPr>
        <w:ind w:left="2410" w:hanging="360"/>
      </w:pPr>
      <w:rPr>
        <w:rFonts w:hint="default" w:ascii="Wingdings" w:hAnsi="Wingdings"/>
      </w:rPr>
    </w:lvl>
    <w:lvl w:ilvl="3" w:tplc="04090001" w:tentative="1">
      <w:start w:val="1"/>
      <w:numFmt w:val="bullet"/>
      <w:lvlText w:val=""/>
      <w:lvlJc w:val="left"/>
      <w:pPr>
        <w:ind w:left="3130" w:hanging="360"/>
      </w:pPr>
      <w:rPr>
        <w:rFonts w:hint="default" w:ascii="Symbol" w:hAnsi="Symbol"/>
      </w:rPr>
    </w:lvl>
    <w:lvl w:ilvl="4" w:tplc="04090003" w:tentative="1">
      <w:start w:val="1"/>
      <w:numFmt w:val="bullet"/>
      <w:lvlText w:val="o"/>
      <w:lvlJc w:val="left"/>
      <w:pPr>
        <w:ind w:left="3850" w:hanging="360"/>
      </w:pPr>
      <w:rPr>
        <w:rFonts w:hint="default" w:ascii="Courier New" w:hAnsi="Courier New" w:cs="Courier New"/>
      </w:rPr>
    </w:lvl>
    <w:lvl w:ilvl="5" w:tplc="04090005" w:tentative="1">
      <w:start w:val="1"/>
      <w:numFmt w:val="bullet"/>
      <w:lvlText w:val=""/>
      <w:lvlJc w:val="left"/>
      <w:pPr>
        <w:ind w:left="4570" w:hanging="360"/>
      </w:pPr>
      <w:rPr>
        <w:rFonts w:hint="default" w:ascii="Wingdings" w:hAnsi="Wingdings"/>
      </w:rPr>
    </w:lvl>
    <w:lvl w:ilvl="6" w:tplc="04090001" w:tentative="1">
      <w:start w:val="1"/>
      <w:numFmt w:val="bullet"/>
      <w:lvlText w:val=""/>
      <w:lvlJc w:val="left"/>
      <w:pPr>
        <w:ind w:left="5290" w:hanging="360"/>
      </w:pPr>
      <w:rPr>
        <w:rFonts w:hint="default" w:ascii="Symbol" w:hAnsi="Symbol"/>
      </w:rPr>
    </w:lvl>
    <w:lvl w:ilvl="7" w:tplc="04090003" w:tentative="1">
      <w:start w:val="1"/>
      <w:numFmt w:val="bullet"/>
      <w:lvlText w:val="o"/>
      <w:lvlJc w:val="left"/>
      <w:pPr>
        <w:ind w:left="6010" w:hanging="360"/>
      </w:pPr>
      <w:rPr>
        <w:rFonts w:hint="default" w:ascii="Courier New" w:hAnsi="Courier New" w:cs="Courier New"/>
      </w:rPr>
    </w:lvl>
    <w:lvl w:ilvl="8" w:tplc="04090005" w:tentative="1">
      <w:start w:val="1"/>
      <w:numFmt w:val="bullet"/>
      <w:lvlText w:val=""/>
      <w:lvlJc w:val="left"/>
      <w:pPr>
        <w:ind w:left="6730" w:hanging="360"/>
      </w:pPr>
      <w:rPr>
        <w:rFonts w:hint="default" w:ascii="Wingdings" w:hAnsi="Wingdings"/>
      </w:rPr>
    </w:lvl>
  </w:abstractNum>
  <w:abstractNum w:abstractNumId="6" w15:restartNumberingAfterBreak="0">
    <w:nsid w:val="11466461"/>
    <w:multiLevelType w:val="hybridMultilevel"/>
    <w:tmpl w:val="59F0C5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821294"/>
    <w:multiLevelType w:val="hybridMultilevel"/>
    <w:tmpl w:val="6B4009CC"/>
    <w:lvl w:ilvl="0" w:tplc="FFFFFFFF">
      <w:start w:val="1"/>
      <w:numFmt w:val="bullet"/>
      <w:lvlText w:val="▫"/>
      <w:lvlJc w:val="left"/>
      <w:pPr>
        <w:ind w:left="360" w:hanging="360"/>
      </w:pPr>
      <w:rPr>
        <w:rFonts w:hint="default" w:ascii="Courier New" w:hAnsi="Courier New"/>
      </w:rPr>
    </w:lvl>
    <w:lvl w:ilvl="1" w:tplc="FFFFFFFF">
      <w:start w:val="1"/>
      <w:numFmt w:val="bullet"/>
      <w:lvlText w:val=""/>
      <w:lvlJc w:val="left"/>
      <w:pPr>
        <w:ind w:left="1080" w:hanging="360"/>
      </w:pPr>
      <w:rPr>
        <w:rFonts w:hint="default" w:ascii="Wingdings" w:hAnsi="Wingdings"/>
      </w:rPr>
    </w:lvl>
    <w:lvl w:ilvl="2" w:tplc="CADE2636">
      <w:start w:val="1"/>
      <w:numFmt w:val="bullet"/>
      <w:lvlText w:val=""/>
      <w:lvlJc w:val="left"/>
      <w:pPr>
        <w:ind w:left="1800" w:hanging="360"/>
      </w:pPr>
      <w:rPr>
        <w:rFonts w:hint="default" w:ascii="Wingdings" w:hAnsi="Wingdings"/>
      </w:rPr>
    </w:lvl>
    <w:lvl w:ilvl="3" w:tplc="5C9052D0">
      <w:start w:val="1"/>
      <w:numFmt w:val="bullet"/>
      <w:lvlText w:val=""/>
      <w:lvlJc w:val="left"/>
      <w:pPr>
        <w:ind w:left="2520" w:hanging="360"/>
      </w:pPr>
      <w:rPr>
        <w:rFonts w:hint="default" w:ascii="Symbol" w:hAnsi="Symbol"/>
      </w:rPr>
    </w:lvl>
    <w:lvl w:ilvl="4" w:tplc="58C29560">
      <w:start w:val="1"/>
      <w:numFmt w:val="bullet"/>
      <w:lvlText w:val="o"/>
      <w:lvlJc w:val="left"/>
      <w:pPr>
        <w:ind w:left="3240" w:hanging="360"/>
      </w:pPr>
      <w:rPr>
        <w:rFonts w:hint="default" w:ascii="Courier New" w:hAnsi="Courier New"/>
      </w:rPr>
    </w:lvl>
    <w:lvl w:ilvl="5" w:tplc="2440092A">
      <w:start w:val="1"/>
      <w:numFmt w:val="bullet"/>
      <w:lvlText w:val=""/>
      <w:lvlJc w:val="left"/>
      <w:pPr>
        <w:ind w:left="3960" w:hanging="360"/>
      </w:pPr>
      <w:rPr>
        <w:rFonts w:hint="default" w:ascii="Wingdings" w:hAnsi="Wingdings"/>
      </w:rPr>
    </w:lvl>
    <w:lvl w:ilvl="6" w:tplc="09B6E1DC">
      <w:start w:val="1"/>
      <w:numFmt w:val="bullet"/>
      <w:lvlText w:val=""/>
      <w:lvlJc w:val="left"/>
      <w:pPr>
        <w:ind w:left="4680" w:hanging="360"/>
      </w:pPr>
      <w:rPr>
        <w:rFonts w:hint="default" w:ascii="Symbol" w:hAnsi="Symbol"/>
      </w:rPr>
    </w:lvl>
    <w:lvl w:ilvl="7" w:tplc="6D46AA74">
      <w:start w:val="1"/>
      <w:numFmt w:val="bullet"/>
      <w:lvlText w:val="o"/>
      <w:lvlJc w:val="left"/>
      <w:pPr>
        <w:ind w:left="5400" w:hanging="360"/>
      </w:pPr>
      <w:rPr>
        <w:rFonts w:hint="default" w:ascii="Courier New" w:hAnsi="Courier New"/>
      </w:rPr>
    </w:lvl>
    <w:lvl w:ilvl="8" w:tplc="AD2C0D3C">
      <w:start w:val="1"/>
      <w:numFmt w:val="bullet"/>
      <w:lvlText w:val=""/>
      <w:lvlJc w:val="left"/>
      <w:pPr>
        <w:ind w:left="6120" w:hanging="360"/>
      </w:pPr>
      <w:rPr>
        <w:rFonts w:hint="default" w:ascii="Wingdings" w:hAnsi="Wingdings"/>
      </w:rPr>
    </w:lvl>
  </w:abstractNum>
  <w:abstractNum w:abstractNumId="8" w15:restartNumberingAfterBreak="0">
    <w:nsid w:val="14077DD2"/>
    <w:multiLevelType w:val="hybridMultilevel"/>
    <w:tmpl w:val="BFF0E92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8D05A71"/>
    <w:multiLevelType w:val="hybridMultilevel"/>
    <w:tmpl w:val="FFFFFFFF"/>
    <w:lvl w:ilvl="0" w:tplc="705CFECC">
      <w:start w:val="1"/>
      <w:numFmt w:val="bullet"/>
      <w:lvlText w:val="o"/>
      <w:lvlJc w:val="left"/>
      <w:pPr>
        <w:ind w:left="720" w:hanging="360"/>
      </w:pPr>
      <w:rPr>
        <w:rFonts w:hint="default" w:ascii="&quot;Courier New&quot;" w:hAnsi="&quot;Courier New&quot;"/>
      </w:rPr>
    </w:lvl>
    <w:lvl w:ilvl="1" w:tplc="A7447AEC">
      <w:start w:val="1"/>
      <w:numFmt w:val="bullet"/>
      <w:lvlText w:val="o"/>
      <w:lvlJc w:val="left"/>
      <w:pPr>
        <w:ind w:left="1440" w:hanging="360"/>
      </w:pPr>
      <w:rPr>
        <w:rFonts w:hint="default" w:ascii="Courier New" w:hAnsi="Courier New"/>
      </w:rPr>
    </w:lvl>
    <w:lvl w:ilvl="2" w:tplc="4796AD38">
      <w:start w:val="1"/>
      <w:numFmt w:val="bullet"/>
      <w:lvlText w:val=""/>
      <w:lvlJc w:val="left"/>
      <w:pPr>
        <w:ind w:left="2160" w:hanging="360"/>
      </w:pPr>
      <w:rPr>
        <w:rFonts w:hint="default" w:ascii="Wingdings" w:hAnsi="Wingdings"/>
      </w:rPr>
    </w:lvl>
    <w:lvl w:ilvl="3" w:tplc="BDB4589C">
      <w:start w:val="1"/>
      <w:numFmt w:val="bullet"/>
      <w:lvlText w:val=""/>
      <w:lvlJc w:val="left"/>
      <w:pPr>
        <w:ind w:left="2880" w:hanging="360"/>
      </w:pPr>
      <w:rPr>
        <w:rFonts w:hint="default" w:ascii="Symbol" w:hAnsi="Symbol"/>
      </w:rPr>
    </w:lvl>
    <w:lvl w:ilvl="4" w:tplc="DD0A5F02">
      <w:start w:val="1"/>
      <w:numFmt w:val="bullet"/>
      <w:lvlText w:val="o"/>
      <w:lvlJc w:val="left"/>
      <w:pPr>
        <w:ind w:left="3600" w:hanging="360"/>
      </w:pPr>
      <w:rPr>
        <w:rFonts w:hint="default" w:ascii="Courier New" w:hAnsi="Courier New"/>
      </w:rPr>
    </w:lvl>
    <w:lvl w:ilvl="5" w:tplc="56742B54">
      <w:start w:val="1"/>
      <w:numFmt w:val="bullet"/>
      <w:lvlText w:val=""/>
      <w:lvlJc w:val="left"/>
      <w:pPr>
        <w:ind w:left="4320" w:hanging="360"/>
      </w:pPr>
      <w:rPr>
        <w:rFonts w:hint="default" w:ascii="Wingdings" w:hAnsi="Wingdings"/>
      </w:rPr>
    </w:lvl>
    <w:lvl w:ilvl="6" w:tplc="9F8EB418">
      <w:start w:val="1"/>
      <w:numFmt w:val="bullet"/>
      <w:lvlText w:val=""/>
      <w:lvlJc w:val="left"/>
      <w:pPr>
        <w:ind w:left="5040" w:hanging="360"/>
      </w:pPr>
      <w:rPr>
        <w:rFonts w:hint="default" w:ascii="Symbol" w:hAnsi="Symbol"/>
      </w:rPr>
    </w:lvl>
    <w:lvl w:ilvl="7" w:tplc="AD8C5C5E">
      <w:start w:val="1"/>
      <w:numFmt w:val="bullet"/>
      <w:lvlText w:val="o"/>
      <w:lvlJc w:val="left"/>
      <w:pPr>
        <w:ind w:left="5760" w:hanging="360"/>
      </w:pPr>
      <w:rPr>
        <w:rFonts w:hint="default" w:ascii="Courier New" w:hAnsi="Courier New"/>
      </w:rPr>
    </w:lvl>
    <w:lvl w:ilvl="8" w:tplc="F9585F64">
      <w:start w:val="1"/>
      <w:numFmt w:val="bullet"/>
      <w:lvlText w:val=""/>
      <w:lvlJc w:val="left"/>
      <w:pPr>
        <w:ind w:left="6480" w:hanging="360"/>
      </w:pPr>
      <w:rPr>
        <w:rFonts w:hint="default" w:ascii="Wingdings" w:hAnsi="Wingdings"/>
      </w:rPr>
    </w:lvl>
  </w:abstractNum>
  <w:abstractNum w:abstractNumId="10" w15:restartNumberingAfterBreak="0">
    <w:nsid w:val="18E78481"/>
    <w:multiLevelType w:val="hybridMultilevel"/>
    <w:tmpl w:val="FFFFFFFF"/>
    <w:lvl w:ilvl="0" w:tplc="1E1C58CE">
      <w:start w:val="1"/>
      <w:numFmt w:val="decimal"/>
      <w:lvlText w:val="%1."/>
      <w:lvlJc w:val="left"/>
      <w:pPr>
        <w:ind w:left="720" w:hanging="360"/>
      </w:pPr>
    </w:lvl>
    <w:lvl w:ilvl="1" w:tplc="548E43AA">
      <w:start w:val="1"/>
      <w:numFmt w:val="lowerLetter"/>
      <w:lvlText w:val="%2."/>
      <w:lvlJc w:val="left"/>
      <w:pPr>
        <w:ind w:left="1440" w:hanging="360"/>
      </w:pPr>
    </w:lvl>
    <w:lvl w:ilvl="2" w:tplc="57C23140">
      <w:start w:val="1"/>
      <w:numFmt w:val="lowerRoman"/>
      <w:lvlText w:val="%3."/>
      <w:lvlJc w:val="right"/>
      <w:pPr>
        <w:ind w:left="2160" w:hanging="180"/>
      </w:pPr>
    </w:lvl>
    <w:lvl w:ilvl="3" w:tplc="EB98A46A">
      <w:start w:val="1"/>
      <w:numFmt w:val="decimal"/>
      <w:lvlText w:val="%4."/>
      <w:lvlJc w:val="left"/>
      <w:pPr>
        <w:ind w:left="2880" w:hanging="360"/>
      </w:pPr>
    </w:lvl>
    <w:lvl w:ilvl="4" w:tplc="F89C086E">
      <w:start w:val="1"/>
      <w:numFmt w:val="lowerLetter"/>
      <w:lvlText w:val="%5."/>
      <w:lvlJc w:val="left"/>
      <w:pPr>
        <w:ind w:left="3600" w:hanging="360"/>
      </w:pPr>
    </w:lvl>
    <w:lvl w:ilvl="5" w:tplc="B5F2A1AE">
      <w:start w:val="1"/>
      <w:numFmt w:val="lowerRoman"/>
      <w:lvlText w:val="%6."/>
      <w:lvlJc w:val="right"/>
      <w:pPr>
        <w:ind w:left="4320" w:hanging="180"/>
      </w:pPr>
    </w:lvl>
    <w:lvl w:ilvl="6" w:tplc="245E9EF8">
      <w:start w:val="1"/>
      <w:numFmt w:val="decimal"/>
      <w:lvlText w:val="%7."/>
      <w:lvlJc w:val="left"/>
      <w:pPr>
        <w:ind w:left="5040" w:hanging="360"/>
      </w:pPr>
    </w:lvl>
    <w:lvl w:ilvl="7" w:tplc="FB743A44">
      <w:start w:val="1"/>
      <w:numFmt w:val="lowerLetter"/>
      <w:lvlText w:val="%8."/>
      <w:lvlJc w:val="left"/>
      <w:pPr>
        <w:ind w:left="5760" w:hanging="360"/>
      </w:pPr>
    </w:lvl>
    <w:lvl w:ilvl="8" w:tplc="98A8F6A2">
      <w:start w:val="1"/>
      <w:numFmt w:val="lowerRoman"/>
      <w:lvlText w:val="%9."/>
      <w:lvlJc w:val="right"/>
      <w:pPr>
        <w:ind w:left="6480" w:hanging="180"/>
      </w:pPr>
    </w:lvl>
  </w:abstractNum>
  <w:abstractNum w:abstractNumId="11" w15:restartNumberingAfterBreak="0">
    <w:nsid w:val="198710BC"/>
    <w:multiLevelType w:val="hybridMultilevel"/>
    <w:tmpl w:val="9FB0A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6A5D45"/>
    <w:multiLevelType w:val="hybridMultilevel"/>
    <w:tmpl w:val="50C4F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D00EBB"/>
    <w:multiLevelType w:val="hybridMultilevel"/>
    <w:tmpl w:val="A22C18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1503379"/>
    <w:multiLevelType w:val="hybridMultilevel"/>
    <w:tmpl w:val="CED441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35E157B"/>
    <w:multiLevelType w:val="hybridMultilevel"/>
    <w:tmpl w:val="34E0CE88"/>
    <w:lvl w:ilvl="0" w:tplc="DB4C7962">
      <w:numFmt w:val="bullet"/>
      <w:lvlText w:val="-"/>
      <w:lvlJc w:val="left"/>
      <w:pPr>
        <w:ind w:left="720" w:hanging="360"/>
      </w:pPr>
      <w:rPr>
        <w:rFonts w:hint="default" w:ascii="Calibri" w:hAnsi="Calibri" w:eastAsia="SimSu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B406B1A"/>
    <w:multiLevelType w:val="multilevel"/>
    <w:tmpl w:val="1EDADE32"/>
    <w:lvl w:ilvl="0">
      <w:start w:val="1"/>
      <w:numFmt w:val="lowerLetter"/>
      <w:lvlText w:val="%1."/>
      <w:lvlJc w:val="left"/>
      <w:pPr>
        <w:tabs>
          <w:tab w:val="num" w:pos="1080"/>
        </w:tabs>
        <w:ind w:left="1080" w:hanging="360"/>
      </w:pPr>
    </w:lvl>
    <w:lvl w:ilvl="1" w:tentative="1">
      <w:start w:val="1"/>
      <w:numFmt w:val="upperLetter"/>
      <w:lvlText w:val="%2."/>
      <w:lvlJc w:val="left"/>
      <w:pPr>
        <w:tabs>
          <w:tab w:val="num" w:pos="1800"/>
        </w:tabs>
        <w:ind w:left="1800" w:hanging="360"/>
      </w:pPr>
    </w:lvl>
    <w:lvl w:ilvl="2" w:tentative="1">
      <w:start w:val="1"/>
      <w:numFmt w:val="upperLetter"/>
      <w:lvlText w:val="%3."/>
      <w:lvlJc w:val="left"/>
      <w:pPr>
        <w:tabs>
          <w:tab w:val="num" w:pos="2520"/>
        </w:tabs>
        <w:ind w:left="2520" w:hanging="360"/>
      </w:pPr>
    </w:lvl>
    <w:lvl w:ilvl="3" w:tentative="1">
      <w:start w:val="1"/>
      <w:numFmt w:val="upperLetter"/>
      <w:lvlText w:val="%4."/>
      <w:lvlJc w:val="left"/>
      <w:pPr>
        <w:tabs>
          <w:tab w:val="num" w:pos="3240"/>
        </w:tabs>
        <w:ind w:left="3240" w:hanging="360"/>
      </w:pPr>
    </w:lvl>
    <w:lvl w:ilvl="4" w:tentative="1">
      <w:start w:val="1"/>
      <w:numFmt w:val="upperLetter"/>
      <w:lvlText w:val="%5."/>
      <w:lvlJc w:val="left"/>
      <w:pPr>
        <w:tabs>
          <w:tab w:val="num" w:pos="3960"/>
        </w:tabs>
        <w:ind w:left="3960" w:hanging="360"/>
      </w:pPr>
    </w:lvl>
    <w:lvl w:ilvl="5" w:tentative="1">
      <w:start w:val="1"/>
      <w:numFmt w:val="upperLetter"/>
      <w:lvlText w:val="%6."/>
      <w:lvlJc w:val="left"/>
      <w:pPr>
        <w:tabs>
          <w:tab w:val="num" w:pos="4680"/>
        </w:tabs>
        <w:ind w:left="4680" w:hanging="360"/>
      </w:pPr>
    </w:lvl>
    <w:lvl w:ilvl="6" w:tentative="1">
      <w:start w:val="1"/>
      <w:numFmt w:val="upperLetter"/>
      <w:lvlText w:val="%7."/>
      <w:lvlJc w:val="left"/>
      <w:pPr>
        <w:tabs>
          <w:tab w:val="num" w:pos="5400"/>
        </w:tabs>
        <w:ind w:left="5400" w:hanging="360"/>
      </w:pPr>
    </w:lvl>
    <w:lvl w:ilvl="7" w:tentative="1">
      <w:start w:val="1"/>
      <w:numFmt w:val="upperLetter"/>
      <w:lvlText w:val="%8."/>
      <w:lvlJc w:val="left"/>
      <w:pPr>
        <w:tabs>
          <w:tab w:val="num" w:pos="6120"/>
        </w:tabs>
        <w:ind w:left="6120" w:hanging="360"/>
      </w:pPr>
    </w:lvl>
    <w:lvl w:ilvl="8" w:tentative="1">
      <w:start w:val="1"/>
      <w:numFmt w:val="upperLetter"/>
      <w:lvlText w:val="%9."/>
      <w:lvlJc w:val="left"/>
      <w:pPr>
        <w:tabs>
          <w:tab w:val="num" w:pos="6840"/>
        </w:tabs>
        <w:ind w:left="6840" w:hanging="360"/>
      </w:pPr>
    </w:lvl>
  </w:abstractNum>
  <w:abstractNum w:abstractNumId="17" w15:restartNumberingAfterBreak="0">
    <w:nsid w:val="2DC237F9"/>
    <w:multiLevelType w:val="hybridMultilevel"/>
    <w:tmpl w:val="FFFFFFFF"/>
    <w:lvl w:ilvl="0" w:tplc="81AABDFE">
      <w:start w:val="1"/>
      <w:numFmt w:val="bullet"/>
      <w:lvlText w:val=""/>
      <w:lvlJc w:val="left"/>
      <w:pPr>
        <w:ind w:left="720" w:hanging="360"/>
      </w:pPr>
      <w:rPr>
        <w:rFonts w:hint="default" w:ascii="Symbol" w:hAnsi="Symbol"/>
      </w:rPr>
    </w:lvl>
    <w:lvl w:ilvl="1" w:tplc="47D40672">
      <w:start w:val="1"/>
      <w:numFmt w:val="bullet"/>
      <w:lvlText w:val="o"/>
      <w:lvlJc w:val="left"/>
      <w:pPr>
        <w:ind w:left="1440" w:hanging="360"/>
      </w:pPr>
      <w:rPr>
        <w:rFonts w:hint="default" w:ascii="Courier New" w:hAnsi="Courier New"/>
      </w:rPr>
    </w:lvl>
    <w:lvl w:ilvl="2" w:tplc="7F045D78">
      <w:start w:val="1"/>
      <w:numFmt w:val="bullet"/>
      <w:lvlText w:val=""/>
      <w:lvlJc w:val="left"/>
      <w:pPr>
        <w:ind w:left="2160" w:hanging="360"/>
      </w:pPr>
      <w:rPr>
        <w:rFonts w:hint="default" w:ascii="Wingdings" w:hAnsi="Wingdings"/>
      </w:rPr>
    </w:lvl>
    <w:lvl w:ilvl="3" w:tplc="1FAE95E2">
      <w:start w:val="1"/>
      <w:numFmt w:val="bullet"/>
      <w:lvlText w:val=""/>
      <w:lvlJc w:val="left"/>
      <w:pPr>
        <w:ind w:left="2880" w:hanging="360"/>
      </w:pPr>
      <w:rPr>
        <w:rFonts w:hint="default" w:ascii="Symbol" w:hAnsi="Symbol"/>
      </w:rPr>
    </w:lvl>
    <w:lvl w:ilvl="4" w:tplc="97D4436E">
      <w:start w:val="1"/>
      <w:numFmt w:val="bullet"/>
      <w:lvlText w:val="o"/>
      <w:lvlJc w:val="left"/>
      <w:pPr>
        <w:ind w:left="3600" w:hanging="360"/>
      </w:pPr>
      <w:rPr>
        <w:rFonts w:hint="default" w:ascii="Courier New" w:hAnsi="Courier New"/>
      </w:rPr>
    </w:lvl>
    <w:lvl w:ilvl="5" w:tplc="3DEA9084">
      <w:start w:val="1"/>
      <w:numFmt w:val="bullet"/>
      <w:lvlText w:val=""/>
      <w:lvlJc w:val="left"/>
      <w:pPr>
        <w:ind w:left="4320" w:hanging="360"/>
      </w:pPr>
      <w:rPr>
        <w:rFonts w:hint="default" w:ascii="Wingdings" w:hAnsi="Wingdings"/>
      </w:rPr>
    </w:lvl>
    <w:lvl w:ilvl="6" w:tplc="898C2D44">
      <w:start w:val="1"/>
      <w:numFmt w:val="bullet"/>
      <w:lvlText w:val=""/>
      <w:lvlJc w:val="left"/>
      <w:pPr>
        <w:ind w:left="5040" w:hanging="360"/>
      </w:pPr>
      <w:rPr>
        <w:rFonts w:hint="default" w:ascii="Symbol" w:hAnsi="Symbol"/>
      </w:rPr>
    </w:lvl>
    <w:lvl w:ilvl="7" w:tplc="05F4B1BE">
      <w:start w:val="1"/>
      <w:numFmt w:val="bullet"/>
      <w:lvlText w:val="o"/>
      <w:lvlJc w:val="left"/>
      <w:pPr>
        <w:ind w:left="5760" w:hanging="360"/>
      </w:pPr>
      <w:rPr>
        <w:rFonts w:hint="default" w:ascii="Courier New" w:hAnsi="Courier New"/>
      </w:rPr>
    </w:lvl>
    <w:lvl w:ilvl="8" w:tplc="4DE6F61E">
      <w:start w:val="1"/>
      <w:numFmt w:val="bullet"/>
      <w:lvlText w:val=""/>
      <w:lvlJc w:val="left"/>
      <w:pPr>
        <w:ind w:left="6480" w:hanging="360"/>
      </w:pPr>
      <w:rPr>
        <w:rFonts w:hint="default" w:ascii="Wingdings" w:hAnsi="Wingdings"/>
      </w:rPr>
    </w:lvl>
  </w:abstractNum>
  <w:abstractNum w:abstractNumId="18" w15:restartNumberingAfterBreak="0">
    <w:nsid w:val="33545D5F"/>
    <w:multiLevelType w:val="hybridMultilevel"/>
    <w:tmpl w:val="CC86A952"/>
    <w:lvl w:ilvl="0" w:tplc="B558718E">
      <w:numFmt w:val="bullet"/>
      <w:lvlText w:val="-"/>
      <w:lvlJc w:val="left"/>
      <w:pPr>
        <w:ind w:left="720" w:hanging="360"/>
      </w:pPr>
      <w:rPr>
        <w:rFonts w:hint="default" w:ascii="Calibri" w:hAnsi="Calibri" w:eastAsia="SimSu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DFB18C7"/>
    <w:multiLevelType w:val="hybridMultilevel"/>
    <w:tmpl w:val="6FC42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636415"/>
    <w:multiLevelType w:val="hybridMultilevel"/>
    <w:tmpl w:val="FFFFFFFF"/>
    <w:lvl w:ilvl="0" w:tplc="7E608EDC">
      <w:start w:val="1"/>
      <w:numFmt w:val="bullet"/>
      <w:lvlText w:val=""/>
      <w:lvlJc w:val="left"/>
      <w:pPr>
        <w:ind w:left="780" w:hanging="420"/>
      </w:pPr>
      <w:rPr>
        <w:rFonts w:hint="default" w:ascii="Wingdings" w:hAnsi="Wingdings"/>
      </w:rPr>
    </w:lvl>
    <w:lvl w:ilvl="1" w:tplc="EFB8F298">
      <w:start w:val="1"/>
      <w:numFmt w:val="bullet"/>
      <w:lvlText w:val="o"/>
      <w:lvlJc w:val="left"/>
      <w:pPr>
        <w:ind w:left="1200" w:hanging="420"/>
      </w:pPr>
      <w:rPr>
        <w:rFonts w:hint="default" w:ascii="Courier New" w:hAnsi="Courier New"/>
      </w:rPr>
    </w:lvl>
    <w:lvl w:ilvl="2" w:tplc="546404B2">
      <w:start w:val="1"/>
      <w:numFmt w:val="bullet"/>
      <w:lvlText w:val=""/>
      <w:lvlJc w:val="left"/>
      <w:pPr>
        <w:ind w:left="1620" w:hanging="420"/>
      </w:pPr>
      <w:rPr>
        <w:rFonts w:hint="default" w:ascii="Wingdings" w:hAnsi="Wingdings"/>
      </w:rPr>
    </w:lvl>
    <w:lvl w:ilvl="3" w:tplc="688E7ABC">
      <w:start w:val="1"/>
      <w:numFmt w:val="bullet"/>
      <w:lvlText w:val=""/>
      <w:lvlJc w:val="left"/>
      <w:pPr>
        <w:ind w:left="2040" w:hanging="420"/>
      </w:pPr>
      <w:rPr>
        <w:rFonts w:hint="default" w:ascii="Symbol" w:hAnsi="Symbol"/>
      </w:rPr>
    </w:lvl>
    <w:lvl w:ilvl="4" w:tplc="23E0C656">
      <w:start w:val="1"/>
      <w:numFmt w:val="bullet"/>
      <w:lvlText w:val="o"/>
      <w:lvlJc w:val="left"/>
      <w:pPr>
        <w:ind w:left="2460" w:hanging="420"/>
      </w:pPr>
      <w:rPr>
        <w:rFonts w:hint="default" w:ascii="Courier New" w:hAnsi="Courier New"/>
      </w:rPr>
    </w:lvl>
    <w:lvl w:ilvl="5" w:tplc="68B43824">
      <w:start w:val="1"/>
      <w:numFmt w:val="bullet"/>
      <w:lvlText w:val=""/>
      <w:lvlJc w:val="left"/>
      <w:pPr>
        <w:ind w:left="2880" w:hanging="420"/>
      </w:pPr>
      <w:rPr>
        <w:rFonts w:hint="default" w:ascii="Wingdings" w:hAnsi="Wingdings"/>
      </w:rPr>
    </w:lvl>
    <w:lvl w:ilvl="6" w:tplc="441A2092">
      <w:start w:val="1"/>
      <w:numFmt w:val="bullet"/>
      <w:lvlText w:val=""/>
      <w:lvlJc w:val="left"/>
      <w:pPr>
        <w:ind w:left="3300" w:hanging="420"/>
      </w:pPr>
      <w:rPr>
        <w:rFonts w:hint="default" w:ascii="Symbol" w:hAnsi="Symbol"/>
      </w:rPr>
    </w:lvl>
    <w:lvl w:ilvl="7" w:tplc="FE8843E0">
      <w:start w:val="1"/>
      <w:numFmt w:val="bullet"/>
      <w:lvlText w:val="o"/>
      <w:lvlJc w:val="left"/>
      <w:pPr>
        <w:ind w:left="3720" w:hanging="420"/>
      </w:pPr>
      <w:rPr>
        <w:rFonts w:hint="default" w:ascii="Courier New" w:hAnsi="Courier New"/>
      </w:rPr>
    </w:lvl>
    <w:lvl w:ilvl="8" w:tplc="64A8EC40">
      <w:start w:val="1"/>
      <w:numFmt w:val="bullet"/>
      <w:lvlText w:val=""/>
      <w:lvlJc w:val="left"/>
      <w:pPr>
        <w:ind w:left="4140" w:hanging="420"/>
      </w:pPr>
      <w:rPr>
        <w:rFonts w:hint="default" w:ascii="Wingdings" w:hAnsi="Wingdings"/>
      </w:rPr>
    </w:lvl>
  </w:abstractNum>
  <w:abstractNum w:abstractNumId="21" w15:restartNumberingAfterBreak="0">
    <w:nsid w:val="48971CB5"/>
    <w:multiLevelType w:val="multilevel"/>
    <w:tmpl w:val="25E89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961043"/>
    <w:multiLevelType w:val="hybridMultilevel"/>
    <w:tmpl w:val="FFFFFFFF"/>
    <w:lvl w:ilvl="0" w:tplc="1FE86742">
      <w:start w:val="1"/>
      <w:numFmt w:val="bullet"/>
      <w:lvlText w:val=""/>
      <w:lvlJc w:val="left"/>
      <w:pPr>
        <w:ind w:left="780" w:hanging="420"/>
      </w:pPr>
      <w:rPr>
        <w:rFonts w:hint="default" w:ascii="Wingdings" w:hAnsi="Wingdings"/>
      </w:rPr>
    </w:lvl>
    <w:lvl w:ilvl="1" w:tplc="AFD2AFF6">
      <w:start w:val="1"/>
      <w:numFmt w:val="bullet"/>
      <w:lvlText w:val="o"/>
      <w:lvlJc w:val="left"/>
      <w:pPr>
        <w:ind w:left="1200" w:hanging="420"/>
      </w:pPr>
      <w:rPr>
        <w:rFonts w:hint="default" w:ascii="Courier New" w:hAnsi="Courier New"/>
      </w:rPr>
    </w:lvl>
    <w:lvl w:ilvl="2" w:tplc="161816DA">
      <w:start w:val="1"/>
      <w:numFmt w:val="bullet"/>
      <w:lvlText w:val=""/>
      <w:lvlJc w:val="left"/>
      <w:pPr>
        <w:ind w:left="1620" w:hanging="420"/>
      </w:pPr>
      <w:rPr>
        <w:rFonts w:hint="default" w:ascii="Wingdings" w:hAnsi="Wingdings"/>
      </w:rPr>
    </w:lvl>
    <w:lvl w:ilvl="3" w:tplc="265C227E">
      <w:start w:val="1"/>
      <w:numFmt w:val="bullet"/>
      <w:lvlText w:val=""/>
      <w:lvlJc w:val="left"/>
      <w:pPr>
        <w:ind w:left="2040" w:hanging="420"/>
      </w:pPr>
      <w:rPr>
        <w:rFonts w:hint="default" w:ascii="Symbol" w:hAnsi="Symbol"/>
      </w:rPr>
    </w:lvl>
    <w:lvl w:ilvl="4" w:tplc="AF18966A">
      <w:start w:val="1"/>
      <w:numFmt w:val="bullet"/>
      <w:lvlText w:val="o"/>
      <w:lvlJc w:val="left"/>
      <w:pPr>
        <w:ind w:left="2460" w:hanging="420"/>
      </w:pPr>
      <w:rPr>
        <w:rFonts w:hint="default" w:ascii="Courier New" w:hAnsi="Courier New"/>
      </w:rPr>
    </w:lvl>
    <w:lvl w:ilvl="5" w:tplc="E5A6BF06">
      <w:start w:val="1"/>
      <w:numFmt w:val="bullet"/>
      <w:lvlText w:val=""/>
      <w:lvlJc w:val="left"/>
      <w:pPr>
        <w:ind w:left="2880" w:hanging="420"/>
      </w:pPr>
      <w:rPr>
        <w:rFonts w:hint="default" w:ascii="Wingdings" w:hAnsi="Wingdings"/>
      </w:rPr>
    </w:lvl>
    <w:lvl w:ilvl="6" w:tplc="E1449C30">
      <w:start w:val="1"/>
      <w:numFmt w:val="bullet"/>
      <w:lvlText w:val=""/>
      <w:lvlJc w:val="left"/>
      <w:pPr>
        <w:ind w:left="3300" w:hanging="420"/>
      </w:pPr>
      <w:rPr>
        <w:rFonts w:hint="default" w:ascii="Symbol" w:hAnsi="Symbol"/>
      </w:rPr>
    </w:lvl>
    <w:lvl w:ilvl="7" w:tplc="846C9990">
      <w:start w:val="1"/>
      <w:numFmt w:val="bullet"/>
      <w:lvlText w:val="o"/>
      <w:lvlJc w:val="left"/>
      <w:pPr>
        <w:ind w:left="3720" w:hanging="420"/>
      </w:pPr>
      <w:rPr>
        <w:rFonts w:hint="default" w:ascii="Courier New" w:hAnsi="Courier New"/>
      </w:rPr>
    </w:lvl>
    <w:lvl w:ilvl="8" w:tplc="99D87780">
      <w:start w:val="1"/>
      <w:numFmt w:val="bullet"/>
      <w:lvlText w:val=""/>
      <w:lvlJc w:val="left"/>
      <w:pPr>
        <w:ind w:left="4140" w:hanging="420"/>
      </w:pPr>
      <w:rPr>
        <w:rFonts w:hint="default" w:ascii="Wingdings" w:hAnsi="Wingdings"/>
      </w:rPr>
    </w:lvl>
  </w:abstractNum>
  <w:abstractNum w:abstractNumId="23" w15:restartNumberingAfterBreak="0">
    <w:nsid w:val="49E08273"/>
    <w:multiLevelType w:val="hybridMultilevel"/>
    <w:tmpl w:val="96FCB2CC"/>
    <w:lvl w:ilvl="0" w:tplc="FCAACB38">
      <w:start w:val="1"/>
      <w:numFmt w:val="bullet"/>
      <w:lvlText w:val=""/>
      <w:lvlJc w:val="left"/>
      <w:pPr>
        <w:ind w:left="720" w:hanging="360"/>
      </w:pPr>
      <w:rPr>
        <w:rFonts w:hint="default" w:ascii="Symbol" w:hAnsi="Symbol"/>
      </w:rPr>
    </w:lvl>
    <w:lvl w:ilvl="1" w:tplc="D4987A6E">
      <w:start w:val="1"/>
      <w:numFmt w:val="bullet"/>
      <w:lvlText w:val="o"/>
      <w:lvlJc w:val="left"/>
      <w:pPr>
        <w:ind w:left="1440" w:hanging="360"/>
      </w:pPr>
      <w:rPr>
        <w:rFonts w:hint="default" w:ascii="Courier New" w:hAnsi="Courier New"/>
      </w:rPr>
    </w:lvl>
    <w:lvl w:ilvl="2" w:tplc="65D05870">
      <w:start w:val="1"/>
      <w:numFmt w:val="bullet"/>
      <w:lvlText w:val=""/>
      <w:lvlJc w:val="left"/>
      <w:pPr>
        <w:ind w:left="2160" w:hanging="360"/>
      </w:pPr>
      <w:rPr>
        <w:rFonts w:hint="default" w:ascii="Wingdings" w:hAnsi="Wingdings"/>
      </w:rPr>
    </w:lvl>
    <w:lvl w:ilvl="3" w:tplc="14B25C88">
      <w:start w:val="1"/>
      <w:numFmt w:val="bullet"/>
      <w:lvlText w:val=""/>
      <w:lvlJc w:val="left"/>
      <w:pPr>
        <w:ind w:left="2880" w:hanging="360"/>
      </w:pPr>
      <w:rPr>
        <w:rFonts w:hint="default" w:ascii="Symbol" w:hAnsi="Symbol"/>
      </w:rPr>
    </w:lvl>
    <w:lvl w:ilvl="4" w:tplc="538A4F56">
      <w:start w:val="1"/>
      <w:numFmt w:val="bullet"/>
      <w:lvlText w:val="o"/>
      <w:lvlJc w:val="left"/>
      <w:pPr>
        <w:ind w:left="3600" w:hanging="360"/>
      </w:pPr>
      <w:rPr>
        <w:rFonts w:hint="default" w:ascii="Courier New" w:hAnsi="Courier New"/>
      </w:rPr>
    </w:lvl>
    <w:lvl w:ilvl="5" w:tplc="F1888FEA">
      <w:start w:val="1"/>
      <w:numFmt w:val="bullet"/>
      <w:lvlText w:val=""/>
      <w:lvlJc w:val="left"/>
      <w:pPr>
        <w:ind w:left="4320" w:hanging="360"/>
      </w:pPr>
      <w:rPr>
        <w:rFonts w:hint="default" w:ascii="Wingdings" w:hAnsi="Wingdings"/>
      </w:rPr>
    </w:lvl>
    <w:lvl w:ilvl="6" w:tplc="707E2A22">
      <w:start w:val="1"/>
      <w:numFmt w:val="bullet"/>
      <w:lvlText w:val=""/>
      <w:lvlJc w:val="left"/>
      <w:pPr>
        <w:ind w:left="5040" w:hanging="360"/>
      </w:pPr>
      <w:rPr>
        <w:rFonts w:hint="default" w:ascii="Symbol" w:hAnsi="Symbol"/>
      </w:rPr>
    </w:lvl>
    <w:lvl w:ilvl="7" w:tplc="C9EAA0A8">
      <w:start w:val="1"/>
      <w:numFmt w:val="bullet"/>
      <w:lvlText w:val="o"/>
      <w:lvlJc w:val="left"/>
      <w:pPr>
        <w:ind w:left="5760" w:hanging="360"/>
      </w:pPr>
      <w:rPr>
        <w:rFonts w:hint="default" w:ascii="Courier New" w:hAnsi="Courier New"/>
      </w:rPr>
    </w:lvl>
    <w:lvl w:ilvl="8" w:tplc="BDD88620">
      <w:start w:val="1"/>
      <w:numFmt w:val="bullet"/>
      <w:lvlText w:val=""/>
      <w:lvlJc w:val="left"/>
      <w:pPr>
        <w:ind w:left="6480" w:hanging="360"/>
      </w:pPr>
      <w:rPr>
        <w:rFonts w:hint="default" w:ascii="Wingdings" w:hAnsi="Wingdings"/>
      </w:rPr>
    </w:lvl>
  </w:abstractNum>
  <w:abstractNum w:abstractNumId="24" w15:restartNumberingAfterBreak="0">
    <w:nsid w:val="4ADBD193"/>
    <w:multiLevelType w:val="hybridMultilevel"/>
    <w:tmpl w:val="FFFFFFFF"/>
    <w:lvl w:ilvl="0" w:tplc="BFDA9356">
      <w:start w:val="1"/>
      <w:numFmt w:val="decimal"/>
      <w:lvlText w:val="%1."/>
      <w:lvlJc w:val="left"/>
      <w:pPr>
        <w:ind w:left="720" w:hanging="360"/>
      </w:pPr>
    </w:lvl>
    <w:lvl w:ilvl="1" w:tplc="BCA6E7A0">
      <w:start w:val="1"/>
      <w:numFmt w:val="lowerLetter"/>
      <w:lvlText w:val="%2."/>
      <w:lvlJc w:val="left"/>
      <w:pPr>
        <w:ind w:left="1440" w:hanging="360"/>
      </w:pPr>
    </w:lvl>
    <w:lvl w:ilvl="2" w:tplc="74125E80">
      <w:start w:val="1"/>
      <w:numFmt w:val="lowerRoman"/>
      <w:lvlText w:val="%3."/>
      <w:lvlJc w:val="right"/>
      <w:pPr>
        <w:ind w:left="2160" w:hanging="180"/>
      </w:pPr>
    </w:lvl>
    <w:lvl w:ilvl="3" w:tplc="D7883158">
      <w:start w:val="1"/>
      <w:numFmt w:val="decimal"/>
      <w:lvlText w:val="%4."/>
      <w:lvlJc w:val="left"/>
      <w:pPr>
        <w:ind w:left="2880" w:hanging="360"/>
      </w:pPr>
    </w:lvl>
    <w:lvl w:ilvl="4" w:tplc="46EA0C02">
      <w:start w:val="1"/>
      <w:numFmt w:val="lowerLetter"/>
      <w:lvlText w:val="%5."/>
      <w:lvlJc w:val="left"/>
      <w:pPr>
        <w:ind w:left="3600" w:hanging="360"/>
      </w:pPr>
    </w:lvl>
    <w:lvl w:ilvl="5" w:tplc="0F26A052">
      <w:start w:val="1"/>
      <w:numFmt w:val="lowerRoman"/>
      <w:lvlText w:val="%6."/>
      <w:lvlJc w:val="right"/>
      <w:pPr>
        <w:ind w:left="4320" w:hanging="180"/>
      </w:pPr>
    </w:lvl>
    <w:lvl w:ilvl="6" w:tplc="148486C8">
      <w:start w:val="1"/>
      <w:numFmt w:val="decimal"/>
      <w:lvlText w:val="%7."/>
      <w:lvlJc w:val="left"/>
      <w:pPr>
        <w:ind w:left="5040" w:hanging="360"/>
      </w:pPr>
    </w:lvl>
    <w:lvl w:ilvl="7" w:tplc="2278B8DE">
      <w:start w:val="1"/>
      <w:numFmt w:val="lowerLetter"/>
      <w:lvlText w:val="%8."/>
      <w:lvlJc w:val="left"/>
      <w:pPr>
        <w:ind w:left="5760" w:hanging="360"/>
      </w:pPr>
    </w:lvl>
    <w:lvl w:ilvl="8" w:tplc="8F62458E">
      <w:start w:val="1"/>
      <w:numFmt w:val="lowerRoman"/>
      <w:lvlText w:val="%9."/>
      <w:lvlJc w:val="right"/>
      <w:pPr>
        <w:ind w:left="6480" w:hanging="180"/>
      </w:pPr>
    </w:lvl>
  </w:abstractNum>
  <w:abstractNum w:abstractNumId="25" w15:restartNumberingAfterBreak="0">
    <w:nsid w:val="52210889"/>
    <w:multiLevelType w:val="hybridMultilevel"/>
    <w:tmpl w:val="20801A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DF6628F"/>
    <w:multiLevelType w:val="hybridMultilevel"/>
    <w:tmpl w:val="B2C244D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F300E72"/>
    <w:multiLevelType w:val="hybridMultilevel"/>
    <w:tmpl w:val="0CFA196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16940C9"/>
    <w:multiLevelType w:val="multilevel"/>
    <w:tmpl w:val="3F5C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A003F0"/>
    <w:multiLevelType w:val="hybridMultilevel"/>
    <w:tmpl w:val="FFFFFFFF"/>
    <w:lvl w:ilvl="0" w:tplc="67443226">
      <w:start w:val="1"/>
      <w:numFmt w:val="bullet"/>
      <w:lvlText w:val=""/>
      <w:lvlJc w:val="left"/>
      <w:pPr>
        <w:ind w:left="780" w:hanging="420"/>
      </w:pPr>
      <w:rPr>
        <w:rFonts w:hint="default" w:ascii="Wingdings" w:hAnsi="Wingdings"/>
      </w:rPr>
    </w:lvl>
    <w:lvl w:ilvl="1" w:tplc="6316B76A">
      <w:start w:val="1"/>
      <w:numFmt w:val="bullet"/>
      <w:lvlText w:val="o"/>
      <w:lvlJc w:val="left"/>
      <w:pPr>
        <w:ind w:left="1200" w:hanging="420"/>
      </w:pPr>
      <w:rPr>
        <w:rFonts w:hint="default" w:ascii="Courier New" w:hAnsi="Courier New"/>
      </w:rPr>
    </w:lvl>
    <w:lvl w:ilvl="2" w:tplc="E1BED2F6">
      <w:start w:val="1"/>
      <w:numFmt w:val="bullet"/>
      <w:lvlText w:val=""/>
      <w:lvlJc w:val="left"/>
      <w:pPr>
        <w:ind w:left="1620" w:hanging="420"/>
      </w:pPr>
      <w:rPr>
        <w:rFonts w:hint="default" w:ascii="Wingdings" w:hAnsi="Wingdings"/>
      </w:rPr>
    </w:lvl>
    <w:lvl w:ilvl="3" w:tplc="A9D26940">
      <w:start w:val="1"/>
      <w:numFmt w:val="bullet"/>
      <w:lvlText w:val=""/>
      <w:lvlJc w:val="left"/>
      <w:pPr>
        <w:ind w:left="2040" w:hanging="420"/>
      </w:pPr>
      <w:rPr>
        <w:rFonts w:hint="default" w:ascii="Symbol" w:hAnsi="Symbol"/>
      </w:rPr>
    </w:lvl>
    <w:lvl w:ilvl="4" w:tplc="1AF21CD0">
      <w:start w:val="1"/>
      <w:numFmt w:val="bullet"/>
      <w:lvlText w:val="o"/>
      <w:lvlJc w:val="left"/>
      <w:pPr>
        <w:ind w:left="2460" w:hanging="420"/>
      </w:pPr>
      <w:rPr>
        <w:rFonts w:hint="default" w:ascii="Courier New" w:hAnsi="Courier New"/>
      </w:rPr>
    </w:lvl>
    <w:lvl w:ilvl="5" w:tplc="D9DED2AE">
      <w:start w:val="1"/>
      <w:numFmt w:val="bullet"/>
      <w:lvlText w:val=""/>
      <w:lvlJc w:val="left"/>
      <w:pPr>
        <w:ind w:left="2880" w:hanging="420"/>
      </w:pPr>
      <w:rPr>
        <w:rFonts w:hint="default" w:ascii="Wingdings" w:hAnsi="Wingdings"/>
      </w:rPr>
    </w:lvl>
    <w:lvl w:ilvl="6" w:tplc="1E1A343C">
      <w:start w:val="1"/>
      <w:numFmt w:val="bullet"/>
      <w:lvlText w:val=""/>
      <w:lvlJc w:val="left"/>
      <w:pPr>
        <w:ind w:left="3300" w:hanging="420"/>
      </w:pPr>
      <w:rPr>
        <w:rFonts w:hint="default" w:ascii="Symbol" w:hAnsi="Symbol"/>
      </w:rPr>
    </w:lvl>
    <w:lvl w:ilvl="7" w:tplc="715423EA">
      <w:start w:val="1"/>
      <w:numFmt w:val="bullet"/>
      <w:lvlText w:val="o"/>
      <w:lvlJc w:val="left"/>
      <w:pPr>
        <w:ind w:left="3720" w:hanging="420"/>
      </w:pPr>
      <w:rPr>
        <w:rFonts w:hint="default" w:ascii="Courier New" w:hAnsi="Courier New"/>
      </w:rPr>
    </w:lvl>
    <w:lvl w:ilvl="8" w:tplc="0F3A77E2">
      <w:start w:val="1"/>
      <w:numFmt w:val="bullet"/>
      <w:lvlText w:val=""/>
      <w:lvlJc w:val="left"/>
      <w:pPr>
        <w:ind w:left="4140" w:hanging="420"/>
      </w:pPr>
      <w:rPr>
        <w:rFonts w:hint="default" w:ascii="Wingdings" w:hAnsi="Wingdings"/>
      </w:rPr>
    </w:lvl>
  </w:abstractNum>
  <w:abstractNum w:abstractNumId="30" w15:restartNumberingAfterBreak="0">
    <w:nsid w:val="67E21F36"/>
    <w:multiLevelType w:val="hybridMultilevel"/>
    <w:tmpl w:val="66D6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3F3ABE"/>
    <w:multiLevelType w:val="hybridMultilevel"/>
    <w:tmpl w:val="491C29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DE1BEF"/>
    <w:multiLevelType w:val="hybridMultilevel"/>
    <w:tmpl w:val="99329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53CD55"/>
    <w:multiLevelType w:val="hybridMultilevel"/>
    <w:tmpl w:val="16D2BBEA"/>
    <w:lvl w:ilvl="0" w:tplc="8014E8BC">
      <w:start w:val="1"/>
      <w:numFmt w:val="bullet"/>
      <w:lvlText w:val=""/>
      <w:lvlJc w:val="left"/>
      <w:pPr>
        <w:ind w:left="720" w:hanging="360"/>
      </w:pPr>
      <w:rPr>
        <w:rFonts w:hint="default" w:ascii="Symbol" w:hAnsi="Symbol"/>
      </w:rPr>
    </w:lvl>
    <w:lvl w:ilvl="1" w:tplc="0E16E10E">
      <w:start w:val="1"/>
      <w:numFmt w:val="bullet"/>
      <w:lvlText w:val="o"/>
      <w:lvlJc w:val="left"/>
      <w:pPr>
        <w:ind w:left="1440" w:hanging="360"/>
      </w:pPr>
      <w:rPr>
        <w:rFonts w:hint="default" w:ascii="Courier New" w:hAnsi="Courier New"/>
      </w:rPr>
    </w:lvl>
    <w:lvl w:ilvl="2" w:tplc="50FE7C54">
      <w:start w:val="1"/>
      <w:numFmt w:val="bullet"/>
      <w:lvlText w:val=""/>
      <w:lvlJc w:val="left"/>
      <w:pPr>
        <w:ind w:left="2160" w:hanging="360"/>
      </w:pPr>
      <w:rPr>
        <w:rFonts w:hint="default" w:ascii="Wingdings" w:hAnsi="Wingdings"/>
      </w:rPr>
    </w:lvl>
    <w:lvl w:ilvl="3" w:tplc="28B2B1D0">
      <w:start w:val="1"/>
      <w:numFmt w:val="bullet"/>
      <w:lvlText w:val=""/>
      <w:lvlJc w:val="left"/>
      <w:pPr>
        <w:ind w:left="2880" w:hanging="360"/>
      </w:pPr>
      <w:rPr>
        <w:rFonts w:hint="default" w:ascii="Symbol" w:hAnsi="Symbol"/>
      </w:rPr>
    </w:lvl>
    <w:lvl w:ilvl="4" w:tplc="09C62F9E">
      <w:start w:val="1"/>
      <w:numFmt w:val="bullet"/>
      <w:lvlText w:val="o"/>
      <w:lvlJc w:val="left"/>
      <w:pPr>
        <w:ind w:left="3600" w:hanging="360"/>
      </w:pPr>
      <w:rPr>
        <w:rFonts w:hint="default" w:ascii="Courier New" w:hAnsi="Courier New"/>
      </w:rPr>
    </w:lvl>
    <w:lvl w:ilvl="5" w:tplc="08B45782">
      <w:start w:val="1"/>
      <w:numFmt w:val="bullet"/>
      <w:lvlText w:val=""/>
      <w:lvlJc w:val="left"/>
      <w:pPr>
        <w:ind w:left="4320" w:hanging="360"/>
      </w:pPr>
      <w:rPr>
        <w:rFonts w:hint="default" w:ascii="Wingdings" w:hAnsi="Wingdings"/>
      </w:rPr>
    </w:lvl>
    <w:lvl w:ilvl="6" w:tplc="843A1886">
      <w:start w:val="1"/>
      <w:numFmt w:val="bullet"/>
      <w:lvlText w:val=""/>
      <w:lvlJc w:val="left"/>
      <w:pPr>
        <w:ind w:left="5040" w:hanging="360"/>
      </w:pPr>
      <w:rPr>
        <w:rFonts w:hint="default" w:ascii="Symbol" w:hAnsi="Symbol"/>
      </w:rPr>
    </w:lvl>
    <w:lvl w:ilvl="7" w:tplc="31ACE1E2">
      <w:start w:val="1"/>
      <w:numFmt w:val="bullet"/>
      <w:lvlText w:val="o"/>
      <w:lvlJc w:val="left"/>
      <w:pPr>
        <w:ind w:left="5760" w:hanging="360"/>
      </w:pPr>
      <w:rPr>
        <w:rFonts w:hint="default" w:ascii="Courier New" w:hAnsi="Courier New"/>
      </w:rPr>
    </w:lvl>
    <w:lvl w:ilvl="8" w:tplc="326EF564">
      <w:start w:val="1"/>
      <w:numFmt w:val="bullet"/>
      <w:lvlText w:val=""/>
      <w:lvlJc w:val="left"/>
      <w:pPr>
        <w:ind w:left="6480" w:hanging="360"/>
      </w:pPr>
      <w:rPr>
        <w:rFonts w:hint="default" w:ascii="Wingdings" w:hAnsi="Wingdings"/>
      </w:rPr>
    </w:lvl>
  </w:abstractNum>
  <w:abstractNum w:abstractNumId="34" w15:restartNumberingAfterBreak="0">
    <w:nsid w:val="6E3E191C"/>
    <w:multiLevelType w:val="multilevel"/>
    <w:tmpl w:val="C8EA3008"/>
    <w:lvl w:ilvl="0">
      <w:start w:val="1"/>
      <w:numFmt w:val="lowerLetter"/>
      <w:lvlText w:val="%1."/>
      <w:lvlJc w:val="left"/>
      <w:pPr>
        <w:tabs>
          <w:tab w:val="num" w:pos="1080"/>
        </w:tabs>
        <w:ind w:left="1080" w:hanging="360"/>
      </w:pPr>
    </w:lvl>
    <w:lvl w:ilvl="1" w:tentative="1">
      <w:start w:val="1"/>
      <w:numFmt w:val="upperLetter"/>
      <w:lvlText w:val="%2."/>
      <w:lvlJc w:val="left"/>
      <w:pPr>
        <w:tabs>
          <w:tab w:val="num" w:pos="1800"/>
        </w:tabs>
        <w:ind w:left="1800" w:hanging="360"/>
      </w:pPr>
    </w:lvl>
    <w:lvl w:ilvl="2" w:tentative="1">
      <w:start w:val="1"/>
      <w:numFmt w:val="upperLetter"/>
      <w:lvlText w:val="%3."/>
      <w:lvlJc w:val="left"/>
      <w:pPr>
        <w:tabs>
          <w:tab w:val="num" w:pos="2520"/>
        </w:tabs>
        <w:ind w:left="2520" w:hanging="360"/>
      </w:pPr>
    </w:lvl>
    <w:lvl w:ilvl="3" w:tentative="1">
      <w:start w:val="1"/>
      <w:numFmt w:val="upperLetter"/>
      <w:lvlText w:val="%4."/>
      <w:lvlJc w:val="left"/>
      <w:pPr>
        <w:tabs>
          <w:tab w:val="num" w:pos="3240"/>
        </w:tabs>
        <w:ind w:left="3240" w:hanging="360"/>
      </w:pPr>
    </w:lvl>
    <w:lvl w:ilvl="4" w:tentative="1">
      <w:start w:val="1"/>
      <w:numFmt w:val="upperLetter"/>
      <w:lvlText w:val="%5."/>
      <w:lvlJc w:val="left"/>
      <w:pPr>
        <w:tabs>
          <w:tab w:val="num" w:pos="3960"/>
        </w:tabs>
        <w:ind w:left="3960" w:hanging="360"/>
      </w:pPr>
    </w:lvl>
    <w:lvl w:ilvl="5" w:tentative="1">
      <w:start w:val="1"/>
      <w:numFmt w:val="upperLetter"/>
      <w:lvlText w:val="%6."/>
      <w:lvlJc w:val="left"/>
      <w:pPr>
        <w:tabs>
          <w:tab w:val="num" w:pos="4680"/>
        </w:tabs>
        <w:ind w:left="4680" w:hanging="360"/>
      </w:pPr>
    </w:lvl>
    <w:lvl w:ilvl="6" w:tentative="1">
      <w:start w:val="1"/>
      <w:numFmt w:val="upperLetter"/>
      <w:lvlText w:val="%7."/>
      <w:lvlJc w:val="left"/>
      <w:pPr>
        <w:tabs>
          <w:tab w:val="num" w:pos="5400"/>
        </w:tabs>
        <w:ind w:left="5400" w:hanging="360"/>
      </w:pPr>
    </w:lvl>
    <w:lvl w:ilvl="7" w:tentative="1">
      <w:start w:val="1"/>
      <w:numFmt w:val="upperLetter"/>
      <w:lvlText w:val="%8."/>
      <w:lvlJc w:val="left"/>
      <w:pPr>
        <w:tabs>
          <w:tab w:val="num" w:pos="6120"/>
        </w:tabs>
        <w:ind w:left="6120" w:hanging="360"/>
      </w:pPr>
    </w:lvl>
    <w:lvl w:ilvl="8" w:tentative="1">
      <w:start w:val="1"/>
      <w:numFmt w:val="upperLetter"/>
      <w:lvlText w:val="%9."/>
      <w:lvlJc w:val="left"/>
      <w:pPr>
        <w:tabs>
          <w:tab w:val="num" w:pos="6840"/>
        </w:tabs>
        <w:ind w:left="6840" w:hanging="360"/>
      </w:pPr>
    </w:lvl>
  </w:abstractNum>
  <w:abstractNum w:abstractNumId="35" w15:restartNumberingAfterBreak="0">
    <w:nsid w:val="75F16AAD"/>
    <w:multiLevelType w:val="multilevel"/>
    <w:tmpl w:val="03D0A936"/>
    <w:lvl w:ilvl="0">
      <w:start w:val="1"/>
      <w:numFmt w:val="lowerLetter"/>
      <w:lvlText w:val="%1."/>
      <w:lvlJc w:val="left"/>
      <w:pPr>
        <w:tabs>
          <w:tab w:val="num" w:pos="1080"/>
        </w:tabs>
        <w:ind w:left="1080" w:hanging="360"/>
      </w:pPr>
    </w:lvl>
    <w:lvl w:ilvl="1" w:tentative="1">
      <w:start w:val="1"/>
      <w:numFmt w:val="upperLetter"/>
      <w:lvlText w:val="%2."/>
      <w:lvlJc w:val="left"/>
      <w:pPr>
        <w:tabs>
          <w:tab w:val="num" w:pos="1800"/>
        </w:tabs>
        <w:ind w:left="1800" w:hanging="360"/>
      </w:pPr>
    </w:lvl>
    <w:lvl w:ilvl="2" w:tentative="1">
      <w:start w:val="1"/>
      <w:numFmt w:val="upperLetter"/>
      <w:lvlText w:val="%3."/>
      <w:lvlJc w:val="left"/>
      <w:pPr>
        <w:tabs>
          <w:tab w:val="num" w:pos="2520"/>
        </w:tabs>
        <w:ind w:left="2520" w:hanging="360"/>
      </w:pPr>
    </w:lvl>
    <w:lvl w:ilvl="3" w:tentative="1">
      <w:start w:val="1"/>
      <w:numFmt w:val="upperLetter"/>
      <w:lvlText w:val="%4."/>
      <w:lvlJc w:val="left"/>
      <w:pPr>
        <w:tabs>
          <w:tab w:val="num" w:pos="3240"/>
        </w:tabs>
        <w:ind w:left="3240" w:hanging="360"/>
      </w:pPr>
    </w:lvl>
    <w:lvl w:ilvl="4" w:tentative="1">
      <w:start w:val="1"/>
      <w:numFmt w:val="upperLetter"/>
      <w:lvlText w:val="%5."/>
      <w:lvlJc w:val="left"/>
      <w:pPr>
        <w:tabs>
          <w:tab w:val="num" w:pos="3960"/>
        </w:tabs>
        <w:ind w:left="3960" w:hanging="360"/>
      </w:pPr>
    </w:lvl>
    <w:lvl w:ilvl="5" w:tentative="1">
      <w:start w:val="1"/>
      <w:numFmt w:val="upperLetter"/>
      <w:lvlText w:val="%6."/>
      <w:lvlJc w:val="left"/>
      <w:pPr>
        <w:tabs>
          <w:tab w:val="num" w:pos="4680"/>
        </w:tabs>
        <w:ind w:left="4680" w:hanging="360"/>
      </w:pPr>
    </w:lvl>
    <w:lvl w:ilvl="6" w:tentative="1">
      <w:start w:val="1"/>
      <w:numFmt w:val="upperLetter"/>
      <w:lvlText w:val="%7."/>
      <w:lvlJc w:val="left"/>
      <w:pPr>
        <w:tabs>
          <w:tab w:val="num" w:pos="5400"/>
        </w:tabs>
        <w:ind w:left="5400" w:hanging="360"/>
      </w:pPr>
    </w:lvl>
    <w:lvl w:ilvl="7" w:tentative="1">
      <w:start w:val="1"/>
      <w:numFmt w:val="upperLetter"/>
      <w:lvlText w:val="%8."/>
      <w:lvlJc w:val="left"/>
      <w:pPr>
        <w:tabs>
          <w:tab w:val="num" w:pos="6120"/>
        </w:tabs>
        <w:ind w:left="6120" w:hanging="360"/>
      </w:pPr>
    </w:lvl>
    <w:lvl w:ilvl="8" w:tentative="1">
      <w:start w:val="1"/>
      <w:numFmt w:val="upperLetter"/>
      <w:lvlText w:val="%9."/>
      <w:lvlJc w:val="left"/>
      <w:pPr>
        <w:tabs>
          <w:tab w:val="num" w:pos="6840"/>
        </w:tabs>
        <w:ind w:left="6840" w:hanging="360"/>
      </w:pPr>
    </w:lvl>
  </w:abstractNum>
  <w:abstractNum w:abstractNumId="36" w15:restartNumberingAfterBreak="0">
    <w:nsid w:val="75F9149C"/>
    <w:multiLevelType w:val="hybridMultilevel"/>
    <w:tmpl w:val="A356928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7A9626D"/>
    <w:multiLevelType w:val="hybridMultilevel"/>
    <w:tmpl w:val="7D4090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558173525">
    <w:abstractNumId w:val="17"/>
  </w:num>
  <w:num w:numId="2" w16cid:durableId="1206679547">
    <w:abstractNumId w:val="23"/>
  </w:num>
  <w:num w:numId="3" w16cid:durableId="1135834564">
    <w:abstractNumId w:val="33"/>
  </w:num>
  <w:num w:numId="4" w16cid:durableId="1938513095">
    <w:abstractNumId w:val="7"/>
  </w:num>
  <w:num w:numId="5" w16cid:durableId="691371443">
    <w:abstractNumId w:val="29"/>
  </w:num>
  <w:num w:numId="6" w16cid:durableId="279992060">
    <w:abstractNumId w:val="1"/>
  </w:num>
  <w:num w:numId="7" w16cid:durableId="1184125280">
    <w:abstractNumId w:val="22"/>
  </w:num>
  <w:num w:numId="8" w16cid:durableId="464544264">
    <w:abstractNumId w:val="20"/>
  </w:num>
  <w:num w:numId="9" w16cid:durableId="239023903">
    <w:abstractNumId w:val="4"/>
  </w:num>
  <w:num w:numId="10" w16cid:durableId="1299266955">
    <w:abstractNumId w:val="11"/>
  </w:num>
  <w:num w:numId="11" w16cid:durableId="1685669885">
    <w:abstractNumId w:val="32"/>
  </w:num>
  <w:num w:numId="12" w16cid:durableId="497774336">
    <w:abstractNumId w:val="16"/>
  </w:num>
  <w:num w:numId="13" w16cid:durableId="125003021">
    <w:abstractNumId w:val="34"/>
  </w:num>
  <w:num w:numId="14" w16cid:durableId="890504221">
    <w:abstractNumId w:val="36"/>
  </w:num>
  <w:num w:numId="15" w16cid:durableId="1750929755">
    <w:abstractNumId w:val="6"/>
  </w:num>
  <w:num w:numId="16" w16cid:durableId="1289817418">
    <w:abstractNumId w:val="35"/>
  </w:num>
  <w:num w:numId="17" w16cid:durableId="1898397824">
    <w:abstractNumId w:val="30"/>
  </w:num>
  <w:num w:numId="18" w16cid:durableId="554197278">
    <w:abstractNumId w:val="31"/>
  </w:num>
  <w:num w:numId="19" w16cid:durableId="56512164">
    <w:abstractNumId w:val="12"/>
  </w:num>
  <w:num w:numId="20" w16cid:durableId="1476874087">
    <w:abstractNumId w:val="26"/>
  </w:num>
  <w:num w:numId="21" w16cid:durableId="1969582463">
    <w:abstractNumId w:val="27"/>
  </w:num>
  <w:num w:numId="22" w16cid:durableId="1946307004">
    <w:abstractNumId w:val="14"/>
  </w:num>
  <w:num w:numId="23" w16cid:durableId="48001358">
    <w:abstractNumId w:val="10"/>
  </w:num>
  <w:num w:numId="24" w16cid:durableId="465853109">
    <w:abstractNumId w:val="37"/>
  </w:num>
  <w:num w:numId="25" w16cid:durableId="537745007">
    <w:abstractNumId w:val="25"/>
  </w:num>
  <w:num w:numId="26" w16cid:durableId="1375615976">
    <w:abstractNumId w:val="19"/>
  </w:num>
  <w:num w:numId="27" w16cid:durableId="130710738">
    <w:abstractNumId w:val="3"/>
  </w:num>
  <w:num w:numId="28" w16cid:durableId="294919781">
    <w:abstractNumId w:val="24"/>
  </w:num>
  <w:num w:numId="29" w16cid:durableId="52001817">
    <w:abstractNumId w:val="2"/>
  </w:num>
  <w:num w:numId="30" w16cid:durableId="1897279093">
    <w:abstractNumId w:val="15"/>
  </w:num>
  <w:num w:numId="31" w16cid:durableId="2092581267">
    <w:abstractNumId w:val="18"/>
  </w:num>
  <w:num w:numId="32" w16cid:durableId="121461600">
    <w:abstractNumId w:val="9"/>
  </w:num>
  <w:num w:numId="33" w16cid:durableId="1573855211">
    <w:abstractNumId w:val="13"/>
  </w:num>
  <w:num w:numId="34" w16cid:durableId="1656378854">
    <w:abstractNumId w:val="28"/>
  </w:num>
  <w:num w:numId="35" w16cid:durableId="1526284679">
    <w:abstractNumId w:val="5"/>
  </w:num>
  <w:num w:numId="36" w16cid:durableId="2030836150">
    <w:abstractNumId w:val="8"/>
  </w:num>
  <w:num w:numId="37" w16cid:durableId="1273900460">
    <w:abstractNumId w:val="0"/>
  </w:num>
  <w:num w:numId="38" w16cid:durableId="443883977">
    <w:abstractNumId w:val="2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en Yang (AZUREML)">
    <w15:presenceInfo w15:providerId="AD" w15:userId="S::weyang1@microsoft.com::c23b2132-d3da-4152-a266-19ae82608a29"/>
  </w15:person>
  <w15:person w15:author="Vipul Modi">
    <w15:presenceInfo w15:providerId="AD" w15:userId="S::vipulm@ntdev.microsoft.com::45f4231d-4845-4984-8d24-ce8ec0b3e58e"/>
  </w15:person>
  <w15:person w15:author="Raushan Kumar">
    <w15:presenceInfo w15:providerId="AD" w15:userId="S::raushank@microsoft.com::da6701f2-b155-4474-acbe-21f7a6e486b0"/>
  </w15:person>
  <w15:person w15:author="Sid Sidhartha">
    <w15:presenceInfo w15:providerId="AD" w15:userId="S::sidharth@microsoft.com::497b64db-d1e9-420a-b417-fe816bb45869"/>
  </w15:person>
  <w15:person w15:author="Manisha Jain">
    <w15:presenceInfo w15:providerId="AD" w15:userId="S::manishajain@microsoft.com::18c33c90-3da3-4dfc-8d11-15a56508d887"/>
  </w15:person>
  <w15:person w15:author="Bo Zhang (ACC)">
    <w15:presenceInfo w15:providerId="AD" w15:userId="S::zhanb@microsoft.com::b321a579-0d1a-43f4-8674-fbec6e6837f4"/>
  </w15:person>
  <w15:person w15:author="Dian Wang">
    <w15:presenceInfo w15:providerId="AD" w15:userId="S::diawang@microsoft.com::bb5ecc30-15a1-4e21-aaf5-d779244eda6d"/>
  </w15:person>
  <w15:person w15:author="Keli Gui">
    <w15:presenceInfo w15:providerId="AD" w15:userId="S::keligui@microsoft.com::f3c4f8ea-4d03-4cf5-a17e-021b57f5b6ea"/>
  </w15:person>
  <w15:person w15:author="Xiaopeng Wang">
    <w15:presenceInfo w15:providerId="AD" w15:userId="S::xiaopwan@microsoft.com::5687cfba-70c8-4ee6-ba33-451ab143623a"/>
  </w15:person>
  <w15:person w15:author="Charles Zhu">
    <w15:presenceInfo w15:providerId="None" w15:userId="Charles Zhu"/>
  </w15:person>
  <w15:person w15:author="Jie Tong">
    <w15:presenceInfo w15:providerId="AD" w15:userId="S::jietong@microsoft.com::32017ae3-7430-44bf-9a3c-9a201c8786f2"/>
  </w15:person>
  <w15:person w15:author="Karthik Raman">
    <w15:presenceInfo w15:providerId="AD" w15:userId="S::kraman@microsoft.com::93bbff01-6887-417c-9e1d-d0b8bae48c6d"/>
  </w15:person>
  <w15:person w15:author="Ming Liu (SINGULARITY)">
    <w15:presenceInfo w15:providerId="AD" w15:userId="S::liuming@microsoft.com::82c6a1dc-25f1-4356-bec0-46d8d3cba124"/>
  </w15:person>
  <w15:person w15:author="Charles Zhu [2]">
    <w15:presenceInfo w15:providerId="AD" w15:userId="S::charzhu@microsoft.com::6924c5c7-f46c-4d56-b968-2f63f96c25dd"/>
  </w15:person>
  <w15:person w15:author="Youhua Tu">
    <w15:presenceInfo w15:providerId="AD" w15:userId="S::youhuatu@microsoft.com::29889ad9-be8d-467f-a587-a5d50fff4ff9"/>
  </w15:person>
  <w15:person w15:author="Karthik Adaparthi">
    <w15:presenceInfo w15:providerId="AD" w15:userId="S::kaadap@microsoft.com::67c7270d-a767-43c9-b67d-c0919a436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3E2AA8"/>
    <w:rsid w:val="00000020"/>
    <w:rsid w:val="00000235"/>
    <w:rsid w:val="00000255"/>
    <w:rsid w:val="000003A1"/>
    <w:rsid w:val="000003D0"/>
    <w:rsid w:val="00000788"/>
    <w:rsid w:val="000011E3"/>
    <w:rsid w:val="0000193C"/>
    <w:rsid w:val="00001A54"/>
    <w:rsid w:val="00001C4E"/>
    <w:rsid w:val="00001D0F"/>
    <w:rsid w:val="00001D42"/>
    <w:rsid w:val="00002033"/>
    <w:rsid w:val="000022E2"/>
    <w:rsid w:val="000023D3"/>
    <w:rsid w:val="000025F0"/>
    <w:rsid w:val="0000294A"/>
    <w:rsid w:val="000029AF"/>
    <w:rsid w:val="00002D42"/>
    <w:rsid w:val="00002DC3"/>
    <w:rsid w:val="00003495"/>
    <w:rsid w:val="00003F0A"/>
    <w:rsid w:val="00003F94"/>
    <w:rsid w:val="00004235"/>
    <w:rsid w:val="00004306"/>
    <w:rsid w:val="000043A6"/>
    <w:rsid w:val="00004A18"/>
    <w:rsid w:val="00004B39"/>
    <w:rsid w:val="00004D2D"/>
    <w:rsid w:val="00005034"/>
    <w:rsid w:val="000053C5"/>
    <w:rsid w:val="000055D1"/>
    <w:rsid w:val="00005A5C"/>
    <w:rsid w:val="00005CBE"/>
    <w:rsid w:val="0000647F"/>
    <w:rsid w:val="00006925"/>
    <w:rsid w:val="00006982"/>
    <w:rsid w:val="00006BC3"/>
    <w:rsid w:val="0000752B"/>
    <w:rsid w:val="0000771E"/>
    <w:rsid w:val="000078C8"/>
    <w:rsid w:val="00007CB5"/>
    <w:rsid w:val="00007FD2"/>
    <w:rsid w:val="0000A4AC"/>
    <w:rsid w:val="000102B6"/>
    <w:rsid w:val="00010308"/>
    <w:rsid w:val="000104B4"/>
    <w:rsid w:val="00010513"/>
    <w:rsid w:val="00010634"/>
    <w:rsid w:val="00010805"/>
    <w:rsid w:val="0001084F"/>
    <w:rsid w:val="00010B03"/>
    <w:rsid w:val="00010D54"/>
    <w:rsid w:val="00010F29"/>
    <w:rsid w:val="000114C2"/>
    <w:rsid w:val="00011899"/>
    <w:rsid w:val="00011971"/>
    <w:rsid w:val="00011A35"/>
    <w:rsid w:val="00011B44"/>
    <w:rsid w:val="00011FB9"/>
    <w:rsid w:val="0001220B"/>
    <w:rsid w:val="0001237E"/>
    <w:rsid w:val="000126F3"/>
    <w:rsid w:val="0001297D"/>
    <w:rsid w:val="0001299B"/>
    <w:rsid w:val="00012B4F"/>
    <w:rsid w:val="00012D5D"/>
    <w:rsid w:val="000131BF"/>
    <w:rsid w:val="000139FB"/>
    <w:rsid w:val="00013E3B"/>
    <w:rsid w:val="00013F93"/>
    <w:rsid w:val="00014477"/>
    <w:rsid w:val="000145F9"/>
    <w:rsid w:val="00014CC1"/>
    <w:rsid w:val="00014F27"/>
    <w:rsid w:val="000151FA"/>
    <w:rsid w:val="00015406"/>
    <w:rsid w:val="00015AED"/>
    <w:rsid w:val="00015DC1"/>
    <w:rsid w:val="00016042"/>
    <w:rsid w:val="000160DB"/>
    <w:rsid w:val="0001632C"/>
    <w:rsid w:val="00016685"/>
    <w:rsid w:val="00016869"/>
    <w:rsid w:val="00016A08"/>
    <w:rsid w:val="00016D72"/>
    <w:rsid w:val="00016DDD"/>
    <w:rsid w:val="00016F70"/>
    <w:rsid w:val="0001700A"/>
    <w:rsid w:val="00017245"/>
    <w:rsid w:val="0001733B"/>
    <w:rsid w:val="00017450"/>
    <w:rsid w:val="0001792A"/>
    <w:rsid w:val="00017B68"/>
    <w:rsid w:val="00017CC9"/>
    <w:rsid w:val="00017F0B"/>
    <w:rsid w:val="0002006E"/>
    <w:rsid w:val="000205FF"/>
    <w:rsid w:val="00020D67"/>
    <w:rsid w:val="00021131"/>
    <w:rsid w:val="0002120C"/>
    <w:rsid w:val="000218D5"/>
    <w:rsid w:val="00021956"/>
    <w:rsid w:val="00021CC2"/>
    <w:rsid w:val="00021FE4"/>
    <w:rsid w:val="00022BF9"/>
    <w:rsid w:val="00022C37"/>
    <w:rsid w:val="00022F86"/>
    <w:rsid w:val="00022FC6"/>
    <w:rsid w:val="000233AB"/>
    <w:rsid w:val="00023664"/>
    <w:rsid w:val="00023B47"/>
    <w:rsid w:val="00023BE9"/>
    <w:rsid w:val="00024142"/>
    <w:rsid w:val="00024386"/>
    <w:rsid w:val="000243E0"/>
    <w:rsid w:val="000243E4"/>
    <w:rsid w:val="000244BB"/>
    <w:rsid w:val="00024532"/>
    <w:rsid w:val="0002461C"/>
    <w:rsid w:val="00024955"/>
    <w:rsid w:val="00024DC8"/>
    <w:rsid w:val="00024EB5"/>
    <w:rsid w:val="00025282"/>
    <w:rsid w:val="00025394"/>
    <w:rsid w:val="00025737"/>
    <w:rsid w:val="000259C0"/>
    <w:rsid w:val="00025DA7"/>
    <w:rsid w:val="0002641B"/>
    <w:rsid w:val="0002642E"/>
    <w:rsid w:val="0002684B"/>
    <w:rsid w:val="00026935"/>
    <w:rsid w:val="00026B07"/>
    <w:rsid w:val="00026BF2"/>
    <w:rsid w:val="00026D4D"/>
    <w:rsid w:val="00026EBC"/>
    <w:rsid w:val="0002712F"/>
    <w:rsid w:val="00027591"/>
    <w:rsid w:val="00027639"/>
    <w:rsid w:val="0003027B"/>
    <w:rsid w:val="00030338"/>
    <w:rsid w:val="000309B1"/>
    <w:rsid w:val="00030C50"/>
    <w:rsid w:val="00030DF3"/>
    <w:rsid w:val="0003117F"/>
    <w:rsid w:val="00031287"/>
    <w:rsid w:val="00031310"/>
    <w:rsid w:val="00031504"/>
    <w:rsid w:val="00031E2C"/>
    <w:rsid w:val="0003216E"/>
    <w:rsid w:val="000323C3"/>
    <w:rsid w:val="00032A41"/>
    <w:rsid w:val="00032A7D"/>
    <w:rsid w:val="00032E16"/>
    <w:rsid w:val="000336DD"/>
    <w:rsid w:val="00033900"/>
    <w:rsid w:val="00033968"/>
    <w:rsid w:val="00033D53"/>
    <w:rsid w:val="00034096"/>
    <w:rsid w:val="000342C6"/>
    <w:rsid w:val="000343D6"/>
    <w:rsid w:val="000344DD"/>
    <w:rsid w:val="0003473C"/>
    <w:rsid w:val="000347F1"/>
    <w:rsid w:val="00034DDE"/>
    <w:rsid w:val="00034E75"/>
    <w:rsid w:val="0003563D"/>
    <w:rsid w:val="00035766"/>
    <w:rsid w:val="000359E4"/>
    <w:rsid w:val="00035A96"/>
    <w:rsid w:val="00035C5C"/>
    <w:rsid w:val="00036115"/>
    <w:rsid w:val="00036522"/>
    <w:rsid w:val="000368FC"/>
    <w:rsid w:val="00036B46"/>
    <w:rsid w:val="00036D32"/>
    <w:rsid w:val="00036FC2"/>
    <w:rsid w:val="0003742A"/>
    <w:rsid w:val="0003756D"/>
    <w:rsid w:val="000377A4"/>
    <w:rsid w:val="00037AC4"/>
    <w:rsid w:val="00037BE4"/>
    <w:rsid w:val="00037C5F"/>
    <w:rsid w:val="000400AE"/>
    <w:rsid w:val="00040453"/>
    <w:rsid w:val="000404CC"/>
    <w:rsid w:val="000404F6"/>
    <w:rsid w:val="00040711"/>
    <w:rsid w:val="00040AE7"/>
    <w:rsid w:val="000413B7"/>
    <w:rsid w:val="000417A5"/>
    <w:rsid w:val="00041895"/>
    <w:rsid w:val="00041BED"/>
    <w:rsid w:val="00041E74"/>
    <w:rsid w:val="00041F1B"/>
    <w:rsid w:val="00041FDE"/>
    <w:rsid w:val="000420E7"/>
    <w:rsid w:val="000421B5"/>
    <w:rsid w:val="00042756"/>
    <w:rsid w:val="0004305E"/>
    <w:rsid w:val="000430BC"/>
    <w:rsid w:val="00043312"/>
    <w:rsid w:val="00043873"/>
    <w:rsid w:val="00043ADB"/>
    <w:rsid w:val="00044046"/>
    <w:rsid w:val="000442CF"/>
    <w:rsid w:val="0004456F"/>
    <w:rsid w:val="00044663"/>
    <w:rsid w:val="00044BCE"/>
    <w:rsid w:val="00044F65"/>
    <w:rsid w:val="000458F1"/>
    <w:rsid w:val="0004625C"/>
    <w:rsid w:val="00046450"/>
    <w:rsid w:val="000465BF"/>
    <w:rsid w:val="000469F5"/>
    <w:rsid w:val="00046D5A"/>
    <w:rsid w:val="00046D7D"/>
    <w:rsid w:val="00046F6F"/>
    <w:rsid w:val="00047136"/>
    <w:rsid w:val="00047CE9"/>
    <w:rsid w:val="00047DEC"/>
    <w:rsid w:val="00047E6F"/>
    <w:rsid w:val="00047FEE"/>
    <w:rsid w:val="000502D3"/>
    <w:rsid w:val="0005047F"/>
    <w:rsid w:val="000504DB"/>
    <w:rsid w:val="00050581"/>
    <w:rsid w:val="0005062D"/>
    <w:rsid w:val="00050851"/>
    <w:rsid w:val="00050DC4"/>
    <w:rsid w:val="000512DF"/>
    <w:rsid w:val="000513F0"/>
    <w:rsid w:val="0005142B"/>
    <w:rsid w:val="00051553"/>
    <w:rsid w:val="00051A05"/>
    <w:rsid w:val="00051D15"/>
    <w:rsid w:val="00051EF9"/>
    <w:rsid w:val="00051F7F"/>
    <w:rsid w:val="0005205D"/>
    <w:rsid w:val="000522FE"/>
    <w:rsid w:val="0005258D"/>
    <w:rsid w:val="000526F9"/>
    <w:rsid w:val="0005272C"/>
    <w:rsid w:val="000528A8"/>
    <w:rsid w:val="000530DF"/>
    <w:rsid w:val="00053443"/>
    <w:rsid w:val="000534E8"/>
    <w:rsid w:val="000537D6"/>
    <w:rsid w:val="000538C0"/>
    <w:rsid w:val="000539CF"/>
    <w:rsid w:val="00053CDB"/>
    <w:rsid w:val="00053ED2"/>
    <w:rsid w:val="00053FC7"/>
    <w:rsid w:val="000542E8"/>
    <w:rsid w:val="0005435B"/>
    <w:rsid w:val="0005479B"/>
    <w:rsid w:val="00054A55"/>
    <w:rsid w:val="00054AEF"/>
    <w:rsid w:val="00054BF1"/>
    <w:rsid w:val="000555CE"/>
    <w:rsid w:val="00055715"/>
    <w:rsid w:val="0005572C"/>
    <w:rsid w:val="000557AC"/>
    <w:rsid w:val="00055B29"/>
    <w:rsid w:val="00055D4C"/>
    <w:rsid w:val="00055FC2"/>
    <w:rsid w:val="000560F6"/>
    <w:rsid w:val="00056115"/>
    <w:rsid w:val="0005612E"/>
    <w:rsid w:val="00056243"/>
    <w:rsid w:val="000568DA"/>
    <w:rsid w:val="00056B9E"/>
    <w:rsid w:val="00057175"/>
    <w:rsid w:val="00057435"/>
    <w:rsid w:val="0005749A"/>
    <w:rsid w:val="0005758A"/>
    <w:rsid w:val="00057695"/>
    <w:rsid w:val="000579F1"/>
    <w:rsid w:val="00057A4F"/>
    <w:rsid w:val="00057DD8"/>
    <w:rsid w:val="00057DDA"/>
    <w:rsid w:val="00060101"/>
    <w:rsid w:val="000604B5"/>
    <w:rsid w:val="000606A5"/>
    <w:rsid w:val="0006079D"/>
    <w:rsid w:val="00060B58"/>
    <w:rsid w:val="00060FEC"/>
    <w:rsid w:val="000613DA"/>
    <w:rsid w:val="000613FA"/>
    <w:rsid w:val="00061493"/>
    <w:rsid w:val="0006223D"/>
    <w:rsid w:val="00062250"/>
    <w:rsid w:val="00062690"/>
    <w:rsid w:val="0006299A"/>
    <w:rsid w:val="00062CF5"/>
    <w:rsid w:val="00062E19"/>
    <w:rsid w:val="00062F44"/>
    <w:rsid w:val="00063032"/>
    <w:rsid w:val="000636FA"/>
    <w:rsid w:val="00063B68"/>
    <w:rsid w:val="00063D66"/>
    <w:rsid w:val="000640ED"/>
    <w:rsid w:val="00064186"/>
    <w:rsid w:val="00064388"/>
    <w:rsid w:val="000647B3"/>
    <w:rsid w:val="00064C94"/>
    <w:rsid w:val="00064D0F"/>
    <w:rsid w:val="00064D2C"/>
    <w:rsid w:val="00064FC0"/>
    <w:rsid w:val="000654B8"/>
    <w:rsid w:val="00065598"/>
    <w:rsid w:val="00065678"/>
    <w:rsid w:val="000658AD"/>
    <w:rsid w:val="00065B94"/>
    <w:rsid w:val="0006623E"/>
    <w:rsid w:val="0006643A"/>
    <w:rsid w:val="000664F4"/>
    <w:rsid w:val="000665A0"/>
    <w:rsid w:val="00066FAE"/>
    <w:rsid w:val="0006713A"/>
    <w:rsid w:val="000676E7"/>
    <w:rsid w:val="00067FFD"/>
    <w:rsid w:val="0006868D"/>
    <w:rsid w:val="000708C2"/>
    <w:rsid w:val="00070909"/>
    <w:rsid w:val="0007090C"/>
    <w:rsid w:val="00070A0E"/>
    <w:rsid w:val="00070D5A"/>
    <w:rsid w:val="00070ED4"/>
    <w:rsid w:val="000710F9"/>
    <w:rsid w:val="0007121F"/>
    <w:rsid w:val="0007131D"/>
    <w:rsid w:val="0007159D"/>
    <w:rsid w:val="0007162C"/>
    <w:rsid w:val="0007175D"/>
    <w:rsid w:val="00071D54"/>
    <w:rsid w:val="00072164"/>
    <w:rsid w:val="000723F9"/>
    <w:rsid w:val="0007254D"/>
    <w:rsid w:val="000728BC"/>
    <w:rsid w:val="00072A8E"/>
    <w:rsid w:val="00072B30"/>
    <w:rsid w:val="00072CA2"/>
    <w:rsid w:val="00072E39"/>
    <w:rsid w:val="000734E0"/>
    <w:rsid w:val="000735FE"/>
    <w:rsid w:val="0007365B"/>
    <w:rsid w:val="000736D2"/>
    <w:rsid w:val="00073A62"/>
    <w:rsid w:val="00073A70"/>
    <w:rsid w:val="00073DBF"/>
    <w:rsid w:val="00073F5F"/>
    <w:rsid w:val="00074505"/>
    <w:rsid w:val="00074B6A"/>
    <w:rsid w:val="0007518C"/>
    <w:rsid w:val="000752D7"/>
    <w:rsid w:val="0007587C"/>
    <w:rsid w:val="00075BA2"/>
    <w:rsid w:val="00075E18"/>
    <w:rsid w:val="0007628D"/>
    <w:rsid w:val="0007645C"/>
    <w:rsid w:val="00076612"/>
    <w:rsid w:val="00076792"/>
    <w:rsid w:val="00076A94"/>
    <w:rsid w:val="00076B95"/>
    <w:rsid w:val="00076DFD"/>
    <w:rsid w:val="00076FE9"/>
    <w:rsid w:val="000770D2"/>
    <w:rsid w:val="00077985"/>
    <w:rsid w:val="00077B76"/>
    <w:rsid w:val="00077C09"/>
    <w:rsid w:val="00077C27"/>
    <w:rsid w:val="00077C79"/>
    <w:rsid w:val="0008011A"/>
    <w:rsid w:val="00080905"/>
    <w:rsid w:val="00080973"/>
    <w:rsid w:val="00080D08"/>
    <w:rsid w:val="00080F21"/>
    <w:rsid w:val="00081220"/>
    <w:rsid w:val="000818D9"/>
    <w:rsid w:val="0008190F"/>
    <w:rsid w:val="00081AC6"/>
    <w:rsid w:val="00081C86"/>
    <w:rsid w:val="00081C90"/>
    <w:rsid w:val="00081D57"/>
    <w:rsid w:val="0008249B"/>
    <w:rsid w:val="000824A5"/>
    <w:rsid w:val="0008278A"/>
    <w:rsid w:val="00082924"/>
    <w:rsid w:val="00082A4E"/>
    <w:rsid w:val="00082C37"/>
    <w:rsid w:val="00082E1D"/>
    <w:rsid w:val="00082E64"/>
    <w:rsid w:val="00082EA0"/>
    <w:rsid w:val="00083332"/>
    <w:rsid w:val="0008336C"/>
    <w:rsid w:val="00083714"/>
    <w:rsid w:val="00083868"/>
    <w:rsid w:val="00083A9B"/>
    <w:rsid w:val="00083B27"/>
    <w:rsid w:val="00083C37"/>
    <w:rsid w:val="00083FF9"/>
    <w:rsid w:val="00084055"/>
    <w:rsid w:val="000841F3"/>
    <w:rsid w:val="0008472F"/>
    <w:rsid w:val="000848B7"/>
    <w:rsid w:val="00084946"/>
    <w:rsid w:val="00084E9D"/>
    <w:rsid w:val="000851B3"/>
    <w:rsid w:val="00085446"/>
    <w:rsid w:val="00085574"/>
    <w:rsid w:val="0008571F"/>
    <w:rsid w:val="00085FD6"/>
    <w:rsid w:val="00085FDB"/>
    <w:rsid w:val="000860D1"/>
    <w:rsid w:val="000861AF"/>
    <w:rsid w:val="00086240"/>
    <w:rsid w:val="00086631"/>
    <w:rsid w:val="00086786"/>
    <w:rsid w:val="000869DE"/>
    <w:rsid w:val="0008775A"/>
    <w:rsid w:val="000879C5"/>
    <w:rsid w:val="000879EA"/>
    <w:rsid w:val="00087B0B"/>
    <w:rsid w:val="00087BD4"/>
    <w:rsid w:val="00087E6C"/>
    <w:rsid w:val="00090013"/>
    <w:rsid w:val="00090256"/>
    <w:rsid w:val="00090281"/>
    <w:rsid w:val="0009030F"/>
    <w:rsid w:val="00090483"/>
    <w:rsid w:val="0009050D"/>
    <w:rsid w:val="000905EA"/>
    <w:rsid w:val="00090BB4"/>
    <w:rsid w:val="00090BBA"/>
    <w:rsid w:val="00090C6C"/>
    <w:rsid w:val="00090E48"/>
    <w:rsid w:val="00090E79"/>
    <w:rsid w:val="0009100B"/>
    <w:rsid w:val="0009109C"/>
    <w:rsid w:val="0009161E"/>
    <w:rsid w:val="0009186F"/>
    <w:rsid w:val="00091CFB"/>
    <w:rsid w:val="00091D2F"/>
    <w:rsid w:val="00092362"/>
    <w:rsid w:val="00092AC4"/>
    <w:rsid w:val="00092EEC"/>
    <w:rsid w:val="0009366B"/>
    <w:rsid w:val="000937B8"/>
    <w:rsid w:val="00093A90"/>
    <w:rsid w:val="00093B12"/>
    <w:rsid w:val="00093DD5"/>
    <w:rsid w:val="00093F76"/>
    <w:rsid w:val="00094132"/>
    <w:rsid w:val="000943C5"/>
    <w:rsid w:val="000945F3"/>
    <w:rsid w:val="000947D0"/>
    <w:rsid w:val="00094D81"/>
    <w:rsid w:val="0009515A"/>
    <w:rsid w:val="000955E8"/>
    <w:rsid w:val="000956AF"/>
    <w:rsid w:val="000956C4"/>
    <w:rsid w:val="00095891"/>
    <w:rsid w:val="00095B13"/>
    <w:rsid w:val="00095BBE"/>
    <w:rsid w:val="00095C38"/>
    <w:rsid w:val="00095CAE"/>
    <w:rsid w:val="000961AB"/>
    <w:rsid w:val="000963EC"/>
    <w:rsid w:val="00096BFD"/>
    <w:rsid w:val="00096C97"/>
    <w:rsid w:val="00096CC2"/>
    <w:rsid w:val="00096D73"/>
    <w:rsid w:val="00096EEC"/>
    <w:rsid w:val="000971B3"/>
    <w:rsid w:val="000972C5"/>
    <w:rsid w:val="0009732B"/>
    <w:rsid w:val="0009777B"/>
    <w:rsid w:val="00097A0C"/>
    <w:rsid w:val="00097D25"/>
    <w:rsid w:val="00097F49"/>
    <w:rsid w:val="00097FF2"/>
    <w:rsid w:val="000A017A"/>
    <w:rsid w:val="000A0479"/>
    <w:rsid w:val="000A0643"/>
    <w:rsid w:val="000A06D6"/>
    <w:rsid w:val="000A0701"/>
    <w:rsid w:val="000A0908"/>
    <w:rsid w:val="000A0CEA"/>
    <w:rsid w:val="000A1459"/>
    <w:rsid w:val="000A1B1D"/>
    <w:rsid w:val="000A1D62"/>
    <w:rsid w:val="000A1E20"/>
    <w:rsid w:val="000A1E66"/>
    <w:rsid w:val="000A2157"/>
    <w:rsid w:val="000A215B"/>
    <w:rsid w:val="000A236D"/>
    <w:rsid w:val="000A2966"/>
    <w:rsid w:val="000A2A29"/>
    <w:rsid w:val="000A30D5"/>
    <w:rsid w:val="000A36E7"/>
    <w:rsid w:val="000A370B"/>
    <w:rsid w:val="000A3DA0"/>
    <w:rsid w:val="000A3DB8"/>
    <w:rsid w:val="000A3F5A"/>
    <w:rsid w:val="000A3FEF"/>
    <w:rsid w:val="000A43D6"/>
    <w:rsid w:val="000A449D"/>
    <w:rsid w:val="000A44F0"/>
    <w:rsid w:val="000A44FE"/>
    <w:rsid w:val="000A4526"/>
    <w:rsid w:val="000A46FC"/>
    <w:rsid w:val="000A4826"/>
    <w:rsid w:val="000A4840"/>
    <w:rsid w:val="000A498B"/>
    <w:rsid w:val="000A49DB"/>
    <w:rsid w:val="000A4B76"/>
    <w:rsid w:val="000A4C81"/>
    <w:rsid w:val="000A4DEE"/>
    <w:rsid w:val="000A5603"/>
    <w:rsid w:val="000A5C4E"/>
    <w:rsid w:val="000A5ECB"/>
    <w:rsid w:val="000A6211"/>
    <w:rsid w:val="000A65C2"/>
    <w:rsid w:val="000A6B3D"/>
    <w:rsid w:val="000A6CF8"/>
    <w:rsid w:val="000A6D56"/>
    <w:rsid w:val="000A6FA3"/>
    <w:rsid w:val="000A7028"/>
    <w:rsid w:val="000A75CC"/>
    <w:rsid w:val="000A7758"/>
    <w:rsid w:val="000A79E8"/>
    <w:rsid w:val="000A7AFD"/>
    <w:rsid w:val="000A7BDF"/>
    <w:rsid w:val="000B029D"/>
    <w:rsid w:val="000B04CF"/>
    <w:rsid w:val="000B0A85"/>
    <w:rsid w:val="000B0DD4"/>
    <w:rsid w:val="000B0FC8"/>
    <w:rsid w:val="000B1540"/>
    <w:rsid w:val="000B19BB"/>
    <w:rsid w:val="000B1B3F"/>
    <w:rsid w:val="000B234B"/>
    <w:rsid w:val="000B2511"/>
    <w:rsid w:val="000B28B1"/>
    <w:rsid w:val="000B32A8"/>
    <w:rsid w:val="000B3613"/>
    <w:rsid w:val="000B378F"/>
    <w:rsid w:val="000B397C"/>
    <w:rsid w:val="000B3BB1"/>
    <w:rsid w:val="000B3D0A"/>
    <w:rsid w:val="000B40AB"/>
    <w:rsid w:val="000B41AC"/>
    <w:rsid w:val="000B4476"/>
    <w:rsid w:val="000B453D"/>
    <w:rsid w:val="000B492B"/>
    <w:rsid w:val="000B4B97"/>
    <w:rsid w:val="000B4E5C"/>
    <w:rsid w:val="000B5232"/>
    <w:rsid w:val="000B526B"/>
    <w:rsid w:val="000B53C8"/>
    <w:rsid w:val="000B5D31"/>
    <w:rsid w:val="000B5E09"/>
    <w:rsid w:val="000B60BB"/>
    <w:rsid w:val="000B6709"/>
    <w:rsid w:val="000B67D2"/>
    <w:rsid w:val="000B68A0"/>
    <w:rsid w:val="000B6A3B"/>
    <w:rsid w:val="000B6C8B"/>
    <w:rsid w:val="000B7520"/>
    <w:rsid w:val="000B7867"/>
    <w:rsid w:val="000B7C70"/>
    <w:rsid w:val="000B7DDB"/>
    <w:rsid w:val="000C0780"/>
    <w:rsid w:val="000C07A2"/>
    <w:rsid w:val="000C083B"/>
    <w:rsid w:val="000C08F1"/>
    <w:rsid w:val="000C0E28"/>
    <w:rsid w:val="000C108D"/>
    <w:rsid w:val="000C11EA"/>
    <w:rsid w:val="000C13A0"/>
    <w:rsid w:val="000C18D5"/>
    <w:rsid w:val="000C192D"/>
    <w:rsid w:val="000C20C2"/>
    <w:rsid w:val="000C223A"/>
    <w:rsid w:val="000C28C4"/>
    <w:rsid w:val="000C2A5C"/>
    <w:rsid w:val="000C2E78"/>
    <w:rsid w:val="000C38FF"/>
    <w:rsid w:val="000C3ADD"/>
    <w:rsid w:val="000C3AF9"/>
    <w:rsid w:val="000C4228"/>
    <w:rsid w:val="000C48F4"/>
    <w:rsid w:val="000C4B6C"/>
    <w:rsid w:val="000C4F9D"/>
    <w:rsid w:val="000C5145"/>
    <w:rsid w:val="000C5211"/>
    <w:rsid w:val="000C541E"/>
    <w:rsid w:val="000C6A10"/>
    <w:rsid w:val="000C6DE6"/>
    <w:rsid w:val="000C78D5"/>
    <w:rsid w:val="000C7A35"/>
    <w:rsid w:val="000C7AB8"/>
    <w:rsid w:val="000C7AD9"/>
    <w:rsid w:val="000C7BC9"/>
    <w:rsid w:val="000D0018"/>
    <w:rsid w:val="000D01B5"/>
    <w:rsid w:val="000D0755"/>
    <w:rsid w:val="000D0AAE"/>
    <w:rsid w:val="000D1276"/>
    <w:rsid w:val="000D12B8"/>
    <w:rsid w:val="000D14FC"/>
    <w:rsid w:val="000D1C54"/>
    <w:rsid w:val="000D1D11"/>
    <w:rsid w:val="000D1DF5"/>
    <w:rsid w:val="000D1E80"/>
    <w:rsid w:val="000D23F4"/>
    <w:rsid w:val="000D24BF"/>
    <w:rsid w:val="000D24FD"/>
    <w:rsid w:val="000D26F4"/>
    <w:rsid w:val="000D3111"/>
    <w:rsid w:val="000D328C"/>
    <w:rsid w:val="000D3429"/>
    <w:rsid w:val="000D3533"/>
    <w:rsid w:val="000D36B7"/>
    <w:rsid w:val="000D3858"/>
    <w:rsid w:val="000D3E0B"/>
    <w:rsid w:val="000D3EC0"/>
    <w:rsid w:val="000D4238"/>
    <w:rsid w:val="000D4260"/>
    <w:rsid w:val="000D4394"/>
    <w:rsid w:val="000D4496"/>
    <w:rsid w:val="000D46B6"/>
    <w:rsid w:val="000D487D"/>
    <w:rsid w:val="000D4B55"/>
    <w:rsid w:val="000D4B69"/>
    <w:rsid w:val="000D4D24"/>
    <w:rsid w:val="000D4DD3"/>
    <w:rsid w:val="000D5487"/>
    <w:rsid w:val="000D571E"/>
    <w:rsid w:val="000D656D"/>
    <w:rsid w:val="000D6597"/>
    <w:rsid w:val="000D68F6"/>
    <w:rsid w:val="000D6A4A"/>
    <w:rsid w:val="000D6BA7"/>
    <w:rsid w:val="000D6C14"/>
    <w:rsid w:val="000D6C89"/>
    <w:rsid w:val="000D6E55"/>
    <w:rsid w:val="000D73AE"/>
    <w:rsid w:val="000D78F0"/>
    <w:rsid w:val="000D7B3A"/>
    <w:rsid w:val="000D7C0F"/>
    <w:rsid w:val="000E03DD"/>
    <w:rsid w:val="000E046C"/>
    <w:rsid w:val="000E095D"/>
    <w:rsid w:val="000E0A90"/>
    <w:rsid w:val="000E0C34"/>
    <w:rsid w:val="000E10A5"/>
    <w:rsid w:val="000E10AD"/>
    <w:rsid w:val="000E117C"/>
    <w:rsid w:val="000E146D"/>
    <w:rsid w:val="000E150E"/>
    <w:rsid w:val="000E17A9"/>
    <w:rsid w:val="000E18BC"/>
    <w:rsid w:val="000E2172"/>
    <w:rsid w:val="000E2376"/>
    <w:rsid w:val="000E2AF3"/>
    <w:rsid w:val="000E2E6F"/>
    <w:rsid w:val="000E322E"/>
    <w:rsid w:val="000E32E1"/>
    <w:rsid w:val="000E3629"/>
    <w:rsid w:val="000E37A0"/>
    <w:rsid w:val="000E38E0"/>
    <w:rsid w:val="000E3BBE"/>
    <w:rsid w:val="000E3CA1"/>
    <w:rsid w:val="000E3D36"/>
    <w:rsid w:val="000E41B8"/>
    <w:rsid w:val="000E4212"/>
    <w:rsid w:val="000E422B"/>
    <w:rsid w:val="000E43DE"/>
    <w:rsid w:val="000E4401"/>
    <w:rsid w:val="000E44EE"/>
    <w:rsid w:val="000E4A56"/>
    <w:rsid w:val="000E4AE8"/>
    <w:rsid w:val="000E4B8F"/>
    <w:rsid w:val="000E4CFC"/>
    <w:rsid w:val="000E4D34"/>
    <w:rsid w:val="000E52E5"/>
    <w:rsid w:val="000E5466"/>
    <w:rsid w:val="000E54DB"/>
    <w:rsid w:val="000E58C8"/>
    <w:rsid w:val="000E5E85"/>
    <w:rsid w:val="000E5F1A"/>
    <w:rsid w:val="000E5FD6"/>
    <w:rsid w:val="000E68B4"/>
    <w:rsid w:val="000E6AE5"/>
    <w:rsid w:val="000E6B4A"/>
    <w:rsid w:val="000E6D75"/>
    <w:rsid w:val="000E6DE9"/>
    <w:rsid w:val="000E73B4"/>
    <w:rsid w:val="000E7988"/>
    <w:rsid w:val="000E7A63"/>
    <w:rsid w:val="000ED7E2"/>
    <w:rsid w:val="000F0098"/>
    <w:rsid w:val="000F0AEB"/>
    <w:rsid w:val="000F10A0"/>
    <w:rsid w:val="000F14DF"/>
    <w:rsid w:val="000F150A"/>
    <w:rsid w:val="000F15D8"/>
    <w:rsid w:val="000F1734"/>
    <w:rsid w:val="000F178B"/>
    <w:rsid w:val="000F1AFA"/>
    <w:rsid w:val="000F1D04"/>
    <w:rsid w:val="000F1E44"/>
    <w:rsid w:val="000F1EF7"/>
    <w:rsid w:val="000F21CB"/>
    <w:rsid w:val="000F2307"/>
    <w:rsid w:val="000F2A54"/>
    <w:rsid w:val="000F2A5E"/>
    <w:rsid w:val="000F2B9E"/>
    <w:rsid w:val="000F2EC7"/>
    <w:rsid w:val="000F2EFD"/>
    <w:rsid w:val="000F316E"/>
    <w:rsid w:val="000F33F2"/>
    <w:rsid w:val="000F34F2"/>
    <w:rsid w:val="000F4052"/>
    <w:rsid w:val="000F41E9"/>
    <w:rsid w:val="000F42E2"/>
    <w:rsid w:val="000F4458"/>
    <w:rsid w:val="000F49F7"/>
    <w:rsid w:val="000F4CF5"/>
    <w:rsid w:val="000F4F61"/>
    <w:rsid w:val="000F51DA"/>
    <w:rsid w:val="000F52C1"/>
    <w:rsid w:val="000F5579"/>
    <w:rsid w:val="000F58EF"/>
    <w:rsid w:val="000F5C28"/>
    <w:rsid w:val="000F5E00"/>
    <w:rsid w:val="000F607C"/>
    <w:rsid w:val="000F6387"/>
    <w:rsid w:val="000F6427"/>
    <w:rsid w:val="000F6469"/>
    <w:rsid w:val="000F685A"/>
    <w:rsid w:val="000F6D55"/>
    <w:rsid w:val="000F70A6"/>
    <w:rsid w:val="000F721F"/>
    <w:rsid w:val="000F730B"/>
    <w:rsid w:val="000F757A"/>
    <w:rsid w:val="000F7641"/>
    <w:rsid w:val="000F76A1"/>
    <w:rsid w:val="000F77C2"/>
    <w:rsid w:val="000F7899"/>
    <w:rsid w:val="000F7927"/>
    <w:rsid w:val="000F794A"/>
    <w:rsid w:val="000F79DF"/>
    <w:rsid w:val="000F7C7E"/>
    <w:rsid w:val="000F7CD2"/>
    <w:rsid w:val="000F7EF5"/>
    <w:rsid w:val="001001AC"/>
    <w:rsid w:val="001005FC"/>
    <w:rsid w:val="0010068C"/>
    <w:rsid w:val="00100752"/>
    <w:rsid w:val="0010076C"/>
    <w:rsid w:val="001008AA"/>
    <w:rsid w:val="00100C88"/>
    <w:rsid w:val="00100DD7"/>
    <w:rsid w:val="001010D5"/>
    <w:rsid w:val="001011A0"/>
    <w:rsid w:val="00101334"/>
    <w:rsid w:val="0010137F"/>
    <w:rsid w:val="0010162E"/>
    <w:rsid w:val="00101707"/>
    <w:rsid w:val="00101AEE"/>
    <w:rsid w:val="00101B34"/>
    <w:rsid w:val="00101C4C"/>
    <w:rsid w:val="00101DB6"/>
    <w:rsid w:val="00101EB2"/>
    <w:rsid w:val="0010212A"/>
    <w:rsid w:val="001023BD"/>
    <w:rsid w:val="00102531"/>
    <w:rsid w:val="001025D1"/>
    <w:rsid w:val="00102642"/>
    <w:rsid w:val="0010284C"/>
    <w:rsid w:val="00102A22"/>
    <w:rsid w:val="00102AF7"/>
    <w:rsid w:val="00102C40"/>
    <w:rsid w:val="0010304F"/>
    <w:rsid w:val="0010356C"/>
    <w:rsid w:val="00103651"/>
    <w:rsid w:val="00103861"/>
    <w:rsid w:val="00103940"/>
    <w:rsid w:val="00103A0A"/>
    <w:rsid w:val="00103AC8"/>
    <w:rsid w:val="00103BED"/>
    <w:rsid w:val="0010416D"/>
    <w:rsid w:val="0010494C"/>
    <w:rsid w:val="00104F6C"/>
    <w:rsid w:val="00105192"/>
    <w:rsid w:val="0010527D"/>
    <w:rsid w:val="00105832"/>
    <w:rsid w:val="00105ACC"/>
    <w:rsid w:val="001061F4"/>
    <w:rsid w:val="00106376"/>
    <w:rsid w:val="00106C11"/>
    <w:rsid w:val="00106F12"/>
    <w:rsid w:val="001070CA"/>
    <w:rsid w:val="00107519"/>
    <w:rsid w:val="0010762C"/>
    <w:rsid w:val="00107677"/>
    <w:rsid w:val="00107A9F"/>
    <w:rsid w:val="00107AFA"/>
    <w:rsid w:val="00107C17"/>
    <w:rsid w:val="00107E62"/>
    <w:rsid w:val="001105BA"/>
    <w:rsid w:val="00111110"/>
    <w:rsid w:val="00111544"/>
    <w:rsid w:val="001115BB"/>
    <w:rsid w:val="0011196C"/>
    <w:rsid w:val="00111DD5"/>
    <w:rsid w:val="001122B7"/>
    <w:rsid w:val="001125F9"/>
    <w:rsid w:val="001129E3"/>
    <w:rsid w:val="00112BAE"/>
    <w:rsid w:val="00112FFE"/>
    <w:rsid w:val="001135B2"/>
    <w:rsid w:val="001137B4"/>
    <w:rsid w:val="0011399B"/>
    <w:rsid w:val="001143C3"/>
    <w:rsid w:val="001146C5"/>
    <w:rsid w:val="00114723"/>
    <w:rsid w:val="00114BAB"/>
    <w:rsid w:val="00114DEA"/>
    <w:rsid w:val="00115CAA"/>
    <w:rsid w:val="0011612F"/>
    <w:rsid w:val="00116301"/>
    <w:rsid w:val="001163EC"/>
    <w:rsid w:val="00116587"/>
    <w:rsid w:val="001165BF"/>
    <w:rsid w:val="001166D7"/>
    <w:rsid w:val="00116A7E"/>
    <w:rsid w:val="00116C76"/>
    <w:rsid w:val="00116D4E"/>
    <w:rsid w:val="00117148"/>
    <w:rsid w:val="00117272"/>
    <w:rsid w:val="00117310"/>
    <w:rsid w:val="0011762E"/>
    <w:rsid w:val="0011770E"/>
    <w:rsid w:val="00117894"/>
    <w:rsid w:val="0011795C"/>
    <w:rsid w:val="0011795D"/>
    <w:rsid w:val="00117F89"/>
    <w:rsid w:val="0012020A"/>
    <w:rsid w:val="0012046C"/>
    <w:rsid w:val="00120793"/>
    <w:rsid w:val="00120B2D"/>
    <w:rsid w:val="00120D5C"/>
    <w:rsid w:val="001218D3"/>
    <w:rsid w:val="00121A1A"/>
    <w:rsid w:val="00121DAB"/>
    <w:rsid w:val="00121F8B"/>
    <w:rsid w:val="00122C25"/>
    <w:rsid w:val="00122C5F"/>
    <w:rsid w:val="00122C7A"/>
    <w:rsid w:val="00122FAE"/>
    <w:rsid w:val="0012300C"/>
    <w:rsid w:val="00123041"/>
    <w:rsid w:val="001230C3"/>
    <w:rsid w:val="0012315C"/>
    <w:rsid w:val="001234E0"/>
    <w:rsid w:val="00123634"/>
    <w:rsid w:val="00123859"/>
    <w:rsid w:val="001240A7"/>
    <w:rsid w:val="0012414D"/>
    <w:rsid w:val="001249E4"/>
    <w:rsid w:val="00124B33"/>
    <w:rsid w:val="00124BF3"/>
    <w:rsid w:val="00124D58"/>
    <w:rsid w:val="00124FA3"/>
    <w:rsid w:val="00125371"/>
    <w:rsid w:val="00125436"/>
    <w:rsid w:val="001255AB"/>
    <w:rsid w:val="00125A9D"/>
    <w:rsid w:val="00125AA3"/>
    <w:rsid w:val="00125FA2"/>
    <w:rsid w:val="00126158"/>
    <w:rsid w:val="0012645F"/>
    <w:rsid w:val="00126DBB"/>
    <w:rsid w:val="00126E41"/>
    <w:rsid w:val="00126FC4"/>
    <w:rsid w:val="00126FD1"/>
    <w:rsid w:val="0012711D"/>
    <w:rsid w:val="00127151"/>
    <w:rsid w:val="001273DA"/>
    <w:rsid w:val="0012756E"/>
    <w:rsid w:val="0012763E"/>
    <w:rsid w:val="001276E8"/>
    <w:rsid w:val="00127786"/>
    <w:rsid w:val="001277E1"/>
    <w:rsid w:val="0013042D"/>
    <w:rsid w:val="00130632"/>
    <w:rsid w:val="00130661"/>
    <w:rsid w:val="00130996"/>
    <w:rsid w:val="00130A7D"/>
    <w:rsid w:val="00130D89"/>
    <w:rsid w:val="00130E4E"/>
    <w:rsid w:val="00131164"/>
    <w:rsid w:val="00131375"/>
    <w:rsid w:val="001313A4"/>
    <w:rsid w:val="00131796"/>
    <w:rsid w:val="001319A7"/>
    <w:rsid w:val="00131B77"/>
    <w:rsid w:val="00132AA6"/>
    <w:rsid w:val="00132DB8"/>
    <w:rsid w:val="00133164"/>
    <w:rsid w:val="001331E8"/>
    <w:rsid w:val="00133805"/>
    <w:rsid w:val="00133CCA"/>
    <w:rsid w:val="0013407B"/>
    <w:rsid w:val="00134545"/>
    <w:rsid w:val="00134618"/>
    <w:rsid w:val="001348EA"/>
    <w:rsid w:val="00134A88"/>
    <w:rsid w:val="00134A9C"/>
    <w:rsid w:val="0013510B"/>
    <w:rsid w:val="001351AA"/>
    <w:rsid w:val="00135C42"/>
    <w:rsid w:val="00135D9C"/>
    <w:rsid w:val="00135E01"/>
    <w:rsid w:val="00135E09"/>
    <w:rsid w:val="001361AF"/>
    <w:rsid w:val="0013679A"/>
    <w:rsid w:val="001367BC"/>
    <w:rsid w:val="00136E13"/>
    <w:rsid w:val="00136E45"/>
    <w:rsid w:val="0013719B"/>
    <w:rsid w:val="0013750F"/>
    <w:rsid w:val="0013780C"/>
    <w:rsid w:val="00137A04"/>
    <w:rsid w:val="00137A89"/>
    <w:rsid w:val="00137BC9"/>
    <w:rsid w:val="00137C86"/>
    <w:rsid w:val="00137EB4"/>
    <w:rsid w:val="00137EFA"/>
    <w:rsid w:val="001405EF"/>
    <w:rsid w:val="00140E5B"/>
    <w:rsid w:val="00140F24"/>
    <w:rsid w:val="001413E6"/>
    <w:rsid w:val="001417AC"/>
    <w:rsid w:val="0014188F"/>
    <w:rsid w:val="001419DE"/>
    <w:rsid w:val="001419E3"/>
    <w:rsid w:val="00141A3F"/>
    <w:rsid w:val="00141D69"/>
    <w:rsid w:val="00141D73"/>
    <w:rsid w:val="00141E07"/>
    <w:rsid w:val="00142219"/>
    <w:rsid w:val="00142393"/>
    <w:rsid w:val="00142459"/>
    <w:rsid w:val="0014260E"/>
    <w:rsid w:val="001427DD"/>
    <w:rsid w:val="00142E1C"/>
    <w:rsid w:val="00143284"/>
    <w:rsid w:val="00143526"/>
    <w:rsid w:val="001438ED"/>
    <w:rsid w:val="00143B14"/>
    <w:rsid w:val="00143CEC"/>
    <w:rsid w:val="0014435F"/>
    <w:rsid w:val="0014488B"/>
    <w:rsid w:val="00144C5F"/>
    <w:rsid w:val="00145057"/>
    <w:rsid w:val="0014523F"/>
    <w:rsid w:val="001453A4"/>
    <w:rsid w:val="00145C30"/>
    <w:rsid w:val="00145D3C"/>
    <w:rsid w:val="00146215"/>
    <w:rsid w:val="00146282"/>
    <w:rsid w:val="0014645C"/>
    <w:rsid w:val="00146955"/>
    <w:rsid w:val="00146C3C"/>
    <w:rsid w:val="00146CAB"/>
    <w:rsid w:val="00146EA8"/>
    <w:rsid w:val="001471B2"/>
    <w:rsid w:val="0014721A"/>
    <w:rsid w:val="00147B14"/>
    <w:rsid w:val="00147E2C"/>
    <w:rsid w:val="0014FDDB"/>
    <w:rsid w:val="00150004"/>
    <w:rsid w:val="00150064"/>
    <w:rsid w:val="00150287"/>
    <w:rsid w:val="001502C2"/>
    <w:rsid w:val="001503B5"/>
    <w:rsid w:val="00150496"/>
    <w:rsid w:val="0015079A"/>
    <w:rsid w:val="0015084D"/>
    <w:rsid w:val="00150975"/>
    <w:rsid w:val="001509EE"/>
    <w:rsid w:val="00150A1A"/>
    <w:rsid w:val="00150EC3"/>
    <w:rsid w:val="001512E4"/>
    <w:rsid w:val="001514B8"/>
    <w:rsid w:val="0015190F"/>
    <w:rsid w:val="001519E5"/>
    <w:rsid w:val="00151EAE"/>
    <w:rsid w:val="00152075"/>
    <w:rsid w:val="0015210C"/>
    <w:rsid w:val="001522BA"/>
    <w:rsid w:val="0015260D"/>
    <w:rsid w:val="00152752"/>
    <w:rsid w:val="0015282F"/>
    <w:rsid w:val="00152D44"/>
    <w:rsid w:val="001539ED"/>
    <w:rsid w:val="00153B16"/>
    <w:rsid w:val="00153BDB"/>
    <w:rsid w:val="00153C6C"/>
    <w:rsid w:val="00153F91"/>
    <w:rsid w:val="001540AE"/>
    <w:rsid w:val="001540B2"/>
    <w:rsid w:val="00154135"/>
    <w:rsid w:val="0015419A"/>
    <w:rsid w:val="001543DF"/>
    <w:rsid w:val="001544FD"/>
    <w:rsid w:val="001545F4"/>
    <w:rsid w:val="00154690"/>
    <w:rsid w:val="0015475E"/>
    <w:rsid w:val="00154A61"/>
    <w:rsid w:val="00154BDC"/>
    <w:rsid w:val="00154BF7"/>
    <w:rsid w:val="00154EED"/>
    <w:rsid w:val="00154F61"/>
    <w:rsid w:val="00155B3B"/>
    <w:rsid w:val="00155EE7"/>
    <w:rsid w:val="0015600B"/>
    <w:rsid w:val="00156319"/>
    <w:rsid w:val="001565C3"/>
    <w:rsid w:val="001566B8"/>
    <w:rsid w:val="00156A62"/>
    <w:rsid w:val="00156F88"/>
    <w:rsid w:val="00156FC5"/>
    <w:rsid w:val="00157401"/>
    <w:rsid w:val="00157438"/>
    <w:rsid w:val="0015768D"/>
    <w:rsid w:val="00157D4A"/>
    <w:rsid w:val="00157D54"/>
    <w:rsid w:val="00157EAE"/>
    <w:rsid w:val="00157F64"/>
    <w:rsid w:val="001600DF"/>
    <w:rsid w:val="001602BF"/>
    <w:rsid w:val="00160893"/>
    <w:rsid w:val="001615F3"/>
    <w:rsid w:val="0016162B"/>
    <w:rsid w:val="00161694"/>
    <w:rsid w:val="001616E4"/>
    <w:rsid w:val="00161706"/>
    <w:rsid w:val="00161762"/>
    <w:rsid w:val="00161AC4"/>
    <w:rsid w:val="00161ECA"/>
    <w:rsid w:val="00162508"/>
    <w:rsid w:val="00162667"/>
    <w:rsid w:val="0016270A"/>
    <w:rsid w:val="00162827"/>
    <w:rsid w:val="00162C9B"/>
    <w:rsid w:val="00162DF9"/>
    <w:rsid w:val="00162E0C"/>
    <w:rsid w:val="00162EBC"/>
    <w:rsid w:val="0016330F"/>
    <w:rsid w:val="00163615"/>
    <w:rsid w:val="00163A5C"/>
    <w:rsid w:val="00163B21"/>
    <w:rsid w:val="00163C5D"/>
    <w:rsid w:val="00163F37"/>
    <w:rsid w:val="00164801"/>
    <w:rsid w:val="00164CC0"/>
    <w:rsid w:val="00164E00"/>
    <w:rsid w:val="00164E27"/>
    <w:rsid w:val="00165111"/>
    <w:rsid w:val="00165135"/>
    <w:rsid w:val="0016514A"/>
    <w:rsid w:val="00165417"/>
    <w:rsid w:val="00165571"/>
    <w:rsid w:val="001657AF"/>
    <w:rsid w:val="001657C8"/>
    <w:rsid w:val="00165AFC"/>
    <w:rsid w:val="00165F33"/>
    <w:rsid w:val="00166296"/>
    <w:rsid w:val="001665BD"/>
    <w:rsid w:val="001665CB"/>
    <w:rsid w:val="00166693"/>
    <w:rsid w:val="00166914"/>
    <w:rsid w:val="00166A3A"/>
    <w:rsid w:val="00166AE1"/>
    <w:rsid w:val="00166BD8"/>
    <w:rsid w:val="00166C15"/>
    <w:rsid w:val="0016723D"/>
    <w:rsid w:val="00167285"/>
    <w:rsid w:val="0016733E"/>
    <w:rsid w:val="0016735D"/>
    <w:rsid w:val="001673C7"/>
    <w:rsid w:val="001676EC"/>
    <w:rsid w:val="00167930"/>
    <w:rsid w:val="0016795A"/>
    <w:rsid w:val="00167A55"/>
    <w:rsid w:val="00167ACD"/>
    <w:rsid w:val="00170352"/>
    <w:rsid w:val="0017037C"/>
    <w:rsid w:val="00170B8F"/>
    <w:rsid w:val="00170F42"/>
    <w:rsid w:val="001712F4"/>
    <w:rsid w:val="00171626"/>
    <w:rsid w:val="001720E1"/>
    <w:rsid w:val="001723A4"/>
    <w:rsid w:val="00172A36"/>
    <w:rsid w:val="001731F0"/>
    <w:rsid w:val="001733B0"/>
    <w:rsid w:val="001734D0"/>
    <w:rsid w:val="00173910"/>
    <w:rsid w:val="00174508"/>
    <w:rsid w:val="00174561"/>
    <w:rsid w:val="00174E0A"/>
    <w:rsid w:val="001751F1"/>
    <w:rsid w:val="0017580C"/>
    <w:rsid w:val="00175BE7"/>
    <w:rsid w:val="00175F41"/>
    <w:rsid w:val="001760D5"/>
    <w:rsid w:val="00176483"/>
    <w:rsid w:val="00176553"/>
    <w:rsid w:val="00176A62"/>
    <w:rsid w:val="00176B68"/>
    <w:rsid w:val="00176C0F"/>
    <w:rsid w:val="00176C41"/>
    <w:rsid w:val="00177515"/>
    <w:rsid w:val="0017773E"/>
    <w:rsid w:val="00177D94"/>
    <w:rsid w:val="00177E77"/>
    <w:rsid w:val="0017CC2B"/>
    <w:rsid w:val="00180239"/>
    <w:rsid w:val="00180750"/>
    <w:rsid w:val="0018086A"/>
    <w:rsid w:val="00180B30"/>
    <w:rsid w:val="00180D35"/>
    <w:rsid w:val="00180E6C"/>
    <w:rsid w:val="001810DD"/>
    <w:rsid w:val="001818EC"/>
    <w:rsid w:val="00181B90"/>
    <w:rsid w:val="00181E54"/>
    <w:rsid w:val="001820FB"/>
    <w:rsid w:val="001821E1"/>
    <w:rsid w:val="0018223A"/>
    <w:rsid w:val="00182591"/>
    <w:rsid w:val="00182A08"/>
    <w:rsid w:val="00182B58"/>
    <w:rsid w:val="00183133"/>
    <w:rsid w:val="001838CA"/>
    <w:rsid w:val="00183A8F"/>
    <w:rsid w:val="00183F5D"/>
    <w:rsid w:val="00184188"/>
    <w:rsid w:val="001841F3"/>
    <w:rsid w:val="001849E5"/>
    <w:rsid w:val="00184F13"/>
    <w:rsid w:val="001850F2"/>
    <w:rsid w:val="00185204"/>
    <w:rsid w:val="00185706"/>
    <w:rsid w:val="001857AB"/>
    <w:rsid w:val="00185922"/>
    <w:rsid w:val="001862BF"/>
    <w:rsid w:val="001869CF"/>
    <w:rsid w:val="00186B8D"/>
    <w:rsid w:val="001871E5"/>
    <w:rsid w:val="00187A16"/>
    <w:rsid w:val="00187BD8"/>
    <w:rsid w:val="00187CCD"/>
    <w:rsid w:val="00190404"/>
    <w:rsid w:val="00190A25"/>
    <w:rsid w:val="00190A9D"/>
    <w:rsid w:val="00190C36"/>
    <w:rsid w:val="001913B3"/>
    <w:rsid w:val="001916DE"/>
    <w:rsid w:val="0019171D"/>
    <w:rsid w:val="00191759"/>
    <w:rsid w:val="0019175F"/>
    <w:rsid w:val="00191CDE"/>
    <w:rsid w:val="00191E4B"/>
    <w:rsid w:val="00192134"/>
    <w:rsid w:val="001923BA"/>
    <w:rsid w:val="00192B49"/>
    <w:rsid w:val="00192FCC"/>
    <w:rsid w:val="00193495"/>
    <w:rsid w:val="001936CF"/>
    <w:rsid w:val="00193794"/>
    <w:rsid w:val="0019406E"/>
    <w:rsid w:val="001943C3"/>
    <w:rsid w:val="001943EC"/>
    <w:rsid w:val="001945B4"/>
    <w:rsid w:val="001945CC"/>
    <w:rsid w:val="001949FE"/>
    <w:rsid w:val="00195122"/>
    <w:rsid w:val="001951C6"/>
    <w:rsid w:val="001952F2"/>
    <w:rsid w:val="0019531F"/>
    <w:rsid w:val="00195478"/>
    <w:rsid w:val="001955DB"/>
    <w:rsid w:val="001956A1"/>
    <w:rsid w:val="00195738"/>
    <w:rsid w:val="00195B22"/>
    <w:rsid w:val="00195D1B"/>
    <w:rsid w:val="0019662C"/>
    <w:rsid w:val="00196699"/>
    <w:rsid w:val="00196D93"/>
    <w:rsid w:val="00196EE6"/>
    <w:rsid w:val="00196F9E"/>
    <w:rsid w:val="001972F9"/>
    <w:rsid w:val="001975AC"/>
    <w:rsid w:val="001977C2"/>
    <w:rsid w:val="001978F3"/>
    <w:rsid w:val="00197C87"/>
    <w:rsid w:val="00197DF2"/>
    <w:rsid w:val="001A0337"/>
    <w:rsid w:val="001A05F5"/>
    <w:rsid w:val="001A082C"/>
    <w:rsid w:val="001A0A6B"/>
    <w:rsid w:val="001A0B0C"/>
    <w:rsid w:val="001A0E07"/>
    <w:rsid w:val="001A0F2F"/>
    <w:rsid w:val="001A0FD7"/>
    <w:rsid w:val="001A1235"/>
    <w:rsid w:val="001A15B8"/>
    <w:rsid w:val="001A18BA"/>
    <w:rsid w:val="001A1C4C"/>
    <w:rsid w:val="001A1D43"/>
    <w:rsid w:val="001A1D52"/>
    <w:rsid w:val="001A2120"/>
    <w:rsid w:val="001A23F0"/>
    <w:rsid w:val="001A27C7"/>
    <w:rsid w:val="001A29FD"/>
    <w:rsid w:val="001A2B07"/>
    <w:rsid w:val="001A2B6B"/>
    <w:rsid w:val="001A2F27"/>
    <w:rsid w:val="001A2FBE"/>
    <w:rsid w:val="001A31C9"/>
    <w:rsid w:val="001A33E8"/>
    <w:rsid w:val="001A34E3"/>
    <w:rsid w:val="001A3622"/>
    <w:rsid w:val="001A393C"/>
    <w:rsid w:val="001A3945"/>
    <w:rsid w:val="001A3A03"/>
    <w:rsid w:val="001A3A9A"/>
    <w:rsid w:val="001A4035"/>
    <w:rsid w:val="001A41F0"/>
    <w:rsid w:val="001A4212"/>
    <w:rsid w:val="001A4400"/>
    <w:rsid w:val="001A4883"/>
    <w:rsid w:val="001A4970"/>
    <w:rsid w:val="001A4ECD"/>
    <w:rsid w:val="001A5257"/>
    <w:rsid w:val="001A53DE"/>
    <w:rsid w:val="001A548E"/>
    <w:rsid w:val="001A5831"/>
    <w:rsid w:val="001A5F4F"/>
    <w:rsid w:val="001A68C4"/>
    <w:rsid w:val="001A69AD"/>
    <w:rsid w:val="001A72DA"/>
    <w:rsid w:val="001A751D"/>
    <w:rsid w:val="001A7648"/>
    <w:rsid w:val="001A7F60"/>
    <w:rsid w:val="001B0B68"/>
    <w:rsid w:val="001B0BDD"/>
    <w:rsid w:val="001B0FA4"/>
    <w:rsid w:val="001B102C"/>
    <w:rsid w:val="001B122B"/>
    <w:rsid w:val="001B1259"/>
    <w:rsid w:val="001B12C3"/>
    <w:rsid w:val="001B160A"/>
    <w:rsid w:val="001B171B"/>
    <w:rsid w:val="001B19EB"/>
    <w:rsid w:val="001B1DAC"/>
    <w:rsid w:val="001B1DC7"/>
    <w:rsid w:val="001B1F8F"/>
    <w:rsid w:val="001B209B"/>
    <w:rsid w:val="001B25FA"/>
    <w:rsid w:val="001B27B9"/>
    <w:rsid w:val="001B2A28"/>
    <w:rsid w:val="001B2B5D"/>
    <w:rsid w:val="001B2F05"/>
    <w:rsid w:val="001B31BD"/>
    <w:rsid w:val="001B36B1"/>
    <w:rsid w:val="001B39A3"/>
    <w:rsid w:val="001B3A52"/>
    <w:rsid w:val="001B3B27"/>
    <w:rsid w:val="001B3E3C"/>
    <w:rsid w:val="001B403A"/>
    <w:rsid w:val="001B452C"/>
    <w:rsid w:val="001B46AC"/>
    <w:rsid w:val="001B48F1"/>
    <w:rsid w:val="001B49F2"/>
    <w:rsid w:val="001B4B43"/>
    <w:rsid w:val="001B4B7B"/>
    <w:rsid w:val="001B4BAF"/>
    <w:rsid w:val="001B4BEE"/>
    <w:rsid w:val="001B4CA8"/>
    <w:rsid w:val="001B4E37"/>
    <w:rsid w:val="001B4F55"/>
    <w:rsid w:val="001B5359"/>
    <w:rsid w:val="001B568F"/>
    <w:rsid w:val="001B598B"/>
    <w:rsid w:val="001B5B3A"/>
    <w:rsid w:val="001B5BEA"/>
    <w:rsid w:val="001B60FB"/>
    <w:rsid w:val="001B64F4"/>
    <w:rsid w:val="001B6A2A"/>
    <w:rsid w:val="001B6B21"/>
    <w:rsid w:val="001B7213"/>
    <w:rsid w:val="001B748D"/>
    <w:rsid w:val="001B75B1"/>
    <w:rsid w:val="001B78C3"/>
    <w:rsid w:val="001B79FA"/>
    <w:rsid w:val="001B7A37"/>
    <w:rsid w:val="001B7AC7"/>
    <w:rsid w:val="001B7C4C"/>
    <w:rsid w:val="001B7EAB"/>
    <w:rsid w:val="001BB7F8"/>
    <w:rsid w:val="001C020F"/>
    <w:rsid w:val="001C024F"/>
    <w:rsid w:val="001C0690"/>
    <w:rsid w:val="001C09A0"/>
    <w:rsid w:val="001C0B27"/>
    <w:rsid w:val="001C0B55"/>
    <w:rsid w:val="001C0CE5"/>
    <w:rsid w:val="001C120E"/>
    <w:rsid w:val="001C1268"/>
    <w:rsid w:val="001C1273"/>
    <w:rsid w:val="001C13F4"/>
    <w:rsid w:val="001C14E0"/>
    <w:rsid w:val="001C153E"/>
    <w:rsid w:val="001C15A3"/>
    <w:rsid w:val="001C16AE"/>
    <w:rsid w:val="001C19A2"/>
    <w:rsid w:val="001C1B08"/>
    <w:rsid w:val="001C1C75"/>
    <w:rsid w:val="001C22CE"/>
    <w:rsid w:val="001C269C"/>
    <w:rsid w:val="001C2ACF"/>
    <w:rsid w:val="001C2CE7"/>
    <w:rsid w:val="001C2D25"/>
    <w:rsid w:val="001C34C7"/>
    <w:rsid w:val="001C3997"/>
    <w:rsid w:val="001C3A27"/>
    <w:rsid w:val="001C3CE3"/>
    <w:rsid w:val="001C4026"/>
    <w:rsid w:val="001C4211"/>
    <w:rsid w:val="001C4968"/>
    <w:rsid w:val="001C4C56"/>
    <w:rsid w:val="001C4EB8"/>
    <w:rsid w:val="001C50C7"/>
    <w:rsid w:val="001C51BB"/>
    <w:rsid w:val="001C5237"/>
    <w:rsid w:val="001C53EC"/>
    <w:rsid w:val="001C5630"/>
    <w:rsid w:val="001C5976"/>
    <w:rsid w:val="001C5ABA"/>
    <w:rsid w:val="001C5BCD"/>
    <w:rsid w:val="001C5ECB"/>
    <w:rsid w:val="001C600C"/>
    <w:rsid w:val="001C6058"/>
    <w:rsid w:val="001C63E6"/>
    <w:rsid w:val="001C6948"/>
    <w:rsid w:val="001C69CA"/>
    <w:rsid w:val="001C6B32"/>
    <w:rsid w:val="001C6B3C"/>
    <w:rsid w:val="001C72C3"/>
    <w:rsid w:val="001C757C"/>
    <w:rsid w:val="001C7633"/>
    <w:rsid w:val="001C7E40"/>
    <w:rsid w:val="001C7E5C"/>
    <w:rsid w:val="001D0463"/>
    <w:rsid w:val="001D08B7"/>
    <w:rsid w:val="001D0996"/>
    <w:rsid w:val="001D0BD1"/>
    <w:rsid w:val="001D12C4"/>
    <w:rsid w:val="001D1545"/>
    <w:rsid w:val="001D1917"/>
    <w:rsid w:val="001D1B2B"/>
    <w:rsid w:val="001D1CCA"/>
    <w:rsid w:val="001D1EF0"/>
    <w:rsid w:val="001D3A15"/>
    <w:rsid w:val="001D3F2B"/>
    <w:rsid w:val="001D3FD3"/>
    <w:rsid w:val="001D43F9"/>
    <w:rsid w:val="001D44B8"/>
    <w:rsid w:val="001D45E8"/>
    <w:rsid w:val="001D4AAD"/>
    <w:rsid w:val="001D4B93"/>
    <w:rsid w:val="001D4DA8"/>
    <w:rsid w:val="001D5A41"/>
    <w:rsid w:val="001D5D70"/>
    <w:rsid w:val="001D62B3"/>
    <w:rsid w:val="001D659A"/>
    <w:rsid w:val="001D6671"/>
    <w:rsid w:val="001D7669"/>
    <w:rsid w:val="001D7A95"/>
    <w:rsid w:val="001E04BD"/>
    <w:rsid w:val="001E078C"/>
    <w:rsid w:val="001E0CAC"/>
    <w:rsid w:val="001E15CE"/>
    <w:rsid w:val="001E1923"/>
    <w:rsid w:val="001E1961"/>
    <w:rsid w:val="001E1BC3"/>
    <w:rsid w:val="001E220C"/>
    <w:rsid w:val="001E2310"/>
    <w:rsid w:val="001E2621"/>
    <w:rsid w:val="001E3380"/>
    <w:rsid w:val="001E3641"/>
    <w:rsid w:val="001E3F04"/>
    <w:rsid w:val="001E3F25"/>
    <w:rsid w:val="001E42B3"/>
    <w:rsid w:val="001E44C3"/>
    <w:rsid w:val="001E44C9"/>
    <w:rsid w:val="001E4B81"/>
    <w:rsid w:val="001E4BC9"/>
    <w:rsid w:val="001E4CF3"/>
    <w:rsid w:val="001E56CD"/>
    <w:rsid w:val="001E5B18"/>
    <w:rsid w:val="001E5B26"/>
    <w:rsid w:val="001E5B34"/>
    <w:rsid w:val="001E5D8E"/>
    <w:rsid w:val="001E5D9D"/>
    <w:rsid w:val="001E5E34"/>
    <w:rsid w:val="001E6119"/>
    <w:rsid w:val="001E61C3"/>
    <w:rsid w:val="001E62A6"/>
    <w:rsid w:val="001E6374"/>
    <w:rsid w:val="001E65AA"/>
    <w:rsid w:val="001E6928"/>
    <w:rsid w:val="001E70DB"/>
    <w:rsid w:val="001E75B2"/>
    <w:rsid w:val="001E7869"/>
    <w:rsid w:val="001E799E"/>
    <w:rsid w:val="001E7A46"/>
    <w:rsid w:val="001F00BA"/>
    <w:rsid w:val="001F01D1"/>
    <w:rsid w:val="001F01D5"/>
    <w:rsid w:val="001F0AA2"/>
    <w:rsid w:val="001F0F87"/>
    <w:rsid w:val="001F10B7"/>
    <w:rsid w:val="001F1227"/>
    <w:rsid w:val="001F124B"/>
    <w:rsid w:val="001F17A8"/>
    <w:rsid w:val="001F17CC"/>
    <w:rsid w:val="001F19ED"/>
    <w:rsid w:val="001F1B6E"/>
    <w:rsid w:val="001F1E25"/>
    <w:rsid w:val="001F2503"/>
    <w:rsid w:val="001F2633"/>
    <w:rsid w:val="001F2765"/>
    <w:rsid w:val="001F2818"/>
    <w:rsid w:val="001F321F"/>
    <w:rsid w:val="001F351F"/>
    <w:rsid w:val="001F3682"/>
    <w:rsid w:val="001F3FA3"/>
    <w:rsid w:val="001F41FA"/>
    <w:rsid w:val="001F4260"/>
    <w:rsid w:val="001F4288"/>
    <w:rsid w:val="001F4328"/>
    <w:rsid w:val="001F453E"/>
    <w:rsid w:val="001F47AB"/>
    <w:rsid w:val="001F4806"/>
    <w:rsid w:val="001F481A"/>
    <w:rsid w:val="001F48C7"/>
    <w:rsid w:val="001F4A77"/>
    <w:rsid w:val="001F4C2C"/>
    <w:rsid w:val="001F4E19"/>
    <w:rsid w:val="001F4EE8"/>
    <w:rsid w:val="001F4F75"/>
    <w:rsid w:val="001F50AD"/>
    <w:rsid w:val="001F5CEC"/>
    <w:rsid w:val="001F5EF7"/>
    <w:rsid w:val="001F630F"/>
    <w:rsid w:val="001F6788"/>
    <w:rsid w:val="001F7193"/>
    <w:rsid w:val="001F7354"/>
    <w:rsid w:val="001F7424"/>
    <w:rsid w:val="001F7A6B"/>
    <w:rsid w:val="001FADF5"/>
    <w:rsid w:val="00200340"/>
    <w:rsid w:val="0020044A"/>
    <w:rsid w:val="0020046E"/>
    <w:rsid w:val="00200648"/>
    <w:rsid w:val="0020078B"/>
    <w:rsid w:val="0020099A"/>
    <w:rsid w:val="00201420"/>
    <w:rsid w:val="002016F8"/>
    <w:rsid w:val="002019B7"/>
    <w:rsid w:val="00201BFC"/>
    <w:rsid w:val="00201C15"/>
    <w:rsid w:val="00201CB2"/>
    <w:rsid w:val="00202142"/>
    <w:rsid w:val="002023A6"/>
    <w:rsid w:val="002025EA"/>
    <w:rsid w:val="002026BA"/>
    <w:rsid w:val="00202A6F"/>
    <w:rsid w:val="00202D98"/>
    <w:rsid w:val="002034AA"/>
    <w:rsid w:val="00203CDD"/>
    <w:rsid w:val="002040E4"/>
    <w:rsid w:val="00204186"/>
    <w:rsid w:val="0020424C"/>
    <w:rsid w:val="002043FF"/>
    <w:rsid w:val="002046CF"/>
    <w:rsid w:val="002049DE"/>
    <w:rsid w:val="00204CC5"/>
    <w:rsid w:val="00204ED4"/>
    <w:rsid w:val="00204FC8"/>
    <w:rsid w:val="0020551C"/>
    <w:rsid w:val="00205E22"/>
    <w:rsid w:val="00205F1F"/>
    <w:rsid w:val="002060E7"/>
    <w:rsid w:val="00206238"/>
    <w:rsid w:val="0020684A"/>
    <w:rsid w:val="00206AE3"/>
    <w:rsid w:val="00206C9D"/>
    <w:rsid w:val="00206CC6"/>
    <w:rsid w:val="002070DB"/>
    <w:rsid w:val="002071CE"/>
    <w:rsid w:val="0020720C"/>
    <w:rsid w:val="00207504"/>
    <w:rsid w:val="002077A5"/>
    <w:rsid w:val="00207897"/>
    <w:rsid w:val="00207B56"/>
    <w:rsid w:val="002100A6"/>
    <w:rsid w:val="002102B4"/>
    <w:rsid w:val="0021030B"/>
    <w:rsid w:val="00210630"/>
    <w:rsid w:val="0021064B"/>
    <w:rsid w:val="00210657"/>
    <w:rsid w:val="0021065C"/>
    <w:rsid w:val="00210672"/>
    <w:rsid w:val="00210797"/>
    <w:rsid w:val="00210AB1"/>
    <w:rsid w:val="00210AF8"/>
    <w:rsid w:val="00211345"/>
    <w:rsid w:val="002113D0"/>
    <w:rsid w:val="00211778"/>
    <w:rsid w:val="0021180D"/>
    <w:rsid w:val="002119E7"/>
    <w:rsid w:val="00211C77"/>
    <w:rsid w:val="0021218E"/>
    <w:rsid w:val="00212BC9"/>
    <w:rsid w:val="00212FF6"/>
    <w:rsid w:val="0021320C"/>
    <w:rsid w:val="0021322A"/>
    <w:rsid w:val="0021341C"/>
    <w:rsid w:val="0021382A"/>
    <w:rsid w:val="00213968"/>
    <w:rsid w:val="00213AF2"/>
    <w:rsid w:val="00213CFB"/>
    <w:rsid w:val="002142A1"/>
    <w:rsid w:val="00214597"/>
    <w:rsid w:val="002146A0"/>
    <w:rsid w:val="002147C9"/>
    <w:rsid w:val="002150CA"/>
    <w:rsid w:val="00215192"/>
    <w:rsid w:val="002152C3"/>
    <w:rsid w:val="002154A6"/>
    <w:rsid w:val="002155AE"/>
    <w:rsid w:val="00215650"/>
    <w:rsid w:val="00215E2E"/>
    <w:rsid w:val="00216192"/>
    <w:rsid w:val="0021674F"/>
    <w:rsid w:val="00216ACA"/>
    <w:rsid w:val="00216EFD"/>
    <w:rsid w:val="00217034"/>
    <w:rsid w:val="00217958"/>
    <w:rsid w:val="00220667"/>
    <w:rsid w:val="00220A9E"/>
    <w:rsid w:val="00220D43"/>
    <w:rsid w:val="00220D46"/>
    <w:rsid w:val="00220FE2"/>
    <w:rsid w:val="00221290"/>
    <w:rsid w:val="0022133A"/>
    <w:rsid w:val="00221677"/>
    <w:rsid w:val="002224A0"/>
    <w:rsid w:val="0022253E"/>
    <w:rsid w:val="00222C7E"/>
    <w:rsid w:val="0022319A"/>
    <w:rsid w:val="00223200"/>
    <w:rsid w:val="0022400A"/>
    <w:rsid w:val="002241E1"/>
    <w:rsid w:val="002243E9"/>
    <w:rsid w:val="00224872"/>
    <w:rsid w:val="00224883"/>
    <w:rsid w:val="00224BDB"/>
    <w:rsid w:val="00224DB6"/>
    <w:rsid w:val="00225028"/>
    <w:rsid w:val="00225037"/>
    <w:rsid w:val="00225050"/>
    <w:rsid w:val="002251FC"/>
    <w:rsid w:val="00225840"/>
    <w:rsid w:val="00225A3A"/>
    <w:rsid w:val="00225F73"/>
    <w:rsid w:val="00225FB2"/>
    <w:rsid w:val="00225FE9"/>
    <w:rsid w:val="00226019"/>
    <w:rsid w:val="002260ED"/>
    <w:rsid w:val="00226146"/>
    <w:rsid w:val="0022617B"/>
    <w:rsid w:val="002262F7"/>
    <w:rsid w:val="00226519"/>
    <w:rsid w:val="00226680"/>
    <w:rsid w:val="00226991"/>
    <w:rsid w:val="00226A74"/>
    <w:rsid w:val="00227098"/>
    <w:rsid w:val="002274D1"/>
    <w:rsid w:val="00227D1A"/>
    <w:rsid w:val="00227E9A"/>
    <w:rsid w:val="00230030"/>
    <w:rsid w:val="0023022C"/>
    <w:rsid w:val="00230353"/>
    <w:rsid w:val="00230436"/>
    <w:rsid w:val="00230766"/>
    <w:rsid w:val="00230833"/>
    <w:rsid w:val="0023091E"/>
    <w:rsid w:val="00231162"/>
    <w:rsid w:val="002313DF"/>
    <w:rsid w:val="0023156F"/>
    <w:rsid w:val="0023159A"/>
    <w:rsid w:val="0023172F"/>
    <w:rsid w:val="00231D14"/>
    <w:rsid w:val="00232239"/>
    <w:rsid w:val="002322B0"/>
    <w:rsid w:val="00232342"/>
    <w:rsid w:val="002324C8"/>
    <w:rsid w:val="00232B4D"/>
    <w:rsid w:val="00232B89"/>
    <w:rsid w:val="00232F3D"/>
    <w:rsid w:val="002330DE"/>
    <w:rsid w:val="00233385"/>
    <w:rsid w:val="002335F8"/>
    <w:rsid w:val="0023366F"/>
    <w:rsid w:val="002339E5"/>
    <w:rsid w:val="00233AA0"/>
    <w:rsid w:val="0023404B"/>
    <w:rsid w:val="00234141"/>
    <w:rsid w:val="002342AB"/>
    <w:rsid w:val="0023435F"/>
    <w:rsid w:val="00234787"/>
    <w:rsid w:val="0023495F"/>
    <w:rsid w:val="00234F40"/>
    <w:rsid w:val="00234F8D"/>
    <w:rsid w:val="002350DB"/>
    <w:rsid w:val="00235123"/>
    <w:rsid w:val="00235771"/>
    <w:rsid w:val="002359A5"/>
    <w:rsid w:val="00235F1C"/>
    <w:rsid w:val="00236175"/>
    <w:rsid w:val="00236276"/>
    <w:rsid w:val="0023648E"/>
    <w:rsid w:val="0023656B"/>
    <w:rsid w:val="00236E9A"/>
    <w:rsid w:val="00236EA4"/>
    <w:rsid w:val="002370C3"/>
    <w:rsid w:val="0023721D"/>
    <w:rsid w:val="00237B69"/>
    <w:rsid w:val="002400B9"/>
    <w:rsid w:val="00240319"/>
    <w:rsid w:val="00240C6A"/>
    <w:rsid w:val="00240FB1"/>
    <w:rsid w:val="002416B1"/>
    <w:rsid w:val="00241900"/>
    <w:rsid w:val="00241966"/>
    <w:rsid w:val="00241D1D"/>
    <w:rsid w:val="00241EC7"/>
    <w:rsid w:val="00241F11"/>
    <w:rsid w:val="00241F9B"/>
    <w:rsid w:val="00242200"/>
    <w:rsid w:val="0024235D"/>
    <w:rsid w:val="00242F6D"/>
    <w:rsid w:val="002436EB"/>
    <w:rsid w:val="0024377C"/>
    <w:rsid w:val="00243BCB"/>
    <w:rsid w:val="00243D4B"/>
    <w:rsid w:val="00244155"/>
    <w:rsid w:val="0024419B"/>
    <w:rsid w:val="00244596"/>
    <w:rsid w:val="00244643"/>
    <w:rsid w:val="002447BC"/>
    <w:rsid w:val="00244830"/>
    <w:rsid w:val="0024575F"/>
    <w:rsid w:val="00245867"/>
    <w:rsid w:val="00245CAA"/>
    <w:rsid w:val="00245D1B"/>
    <w:rsid w:val="00245D7A"/>
    <w:rsid w:val="00245F17"/>
    <w:rsid w:val="00245F8D"/>
    <w:rsid w:val="0024628C"/>
    <w:rsid w:val="0024632E"/>
    <w:rsid w:val="002466C6"/>
    <w:rsid w:val="00246A33"/>
    <w:rsid w:val="00246D4D"/>
    <w:rsid w:val="00246DFC"/>
    <w:rsid w:val="00247E9F"/>
    <w:rsid w:val="002500CA"/>
    <w:rsid w:val="0025045D"/>
    <w:rsid w:val="002505B1"/>
    <w:rsid w:val="0025076A"/>
    <w:rsid w:val="002507CD"/>
    <w:rsid w:val="002513D9"/>
    <w:rsid w:val="0025156B"/>
    <w:rsid w:val="002524E5"/>
    <w:rsid w:val="00252B66"/>
    <w:rsid w:val="00252F55"/>
    <w:rsid w:val="00253214"/>
    <w:rsid w:val="0025323C"/>
    <w:rsid w:val="0025328B"/>
    <w:rsid w:val="00253FCC"/>
    <w:rsid w:val="0025405A"/>
    <w:rsid w:val="00254384"/>
    <w:rsid w:val="00254877"/>
    <w:rsid w:val="00254BC0"/>
    <w:rsid w:val="00254E3D"/>
    <w:rsid w:val="00254ED3"/>
    <w:rsid w:val="002550A3"/>
    <w:rsid w:val="00255537"/>
    <w:rsid w:val="002556D2"/>
    <w:rsid w:val="00255A96"/>
    <w:rsid w:val="002565A9"/>
    <w:rsid w:val="002565F3"/>
    <w:rsid w:val="00256661"/>
    <w:rsid w:val="002569A6"/>
    <w:rsid w:val="00256BD6"/>
    <w:rsid w:val="00257171"/>
    <w:rsid w:val="002571C8"/>
    <w:rsid w:val="00257FFD"/>
    <w:rsid w:val="002605F0"/>
    <w:rsid w:val="00260877"/>
    <w:rsid w:val="00260B30"/>
    <w:rsid w:val="00260D44"/>
    <w:rsid w:val="00260D81"/>
    <w:rsid w:val="00260F81"/>
    <w:rsid w:val="00261216"/>
    <w:rsid w:val="00261489"/>
    <w:rsid w:val="002614C8"/>
    <w:rsid w:val="00261E1C"/>
    <w:rsid w:val="00261F8B"/>
    <w:rsid w:val="002625E7"/>
    <w:rsid w:val="00262CD2"/>
    <w:rsid w:val="00262E3F"/>
    <w:rsid w:val="00262F8E"/>
    <w:rsid w:val="00262FE1"/>
    <w:rsid w:val="002634A0"/>
    <w:rsid w:val="002637F9"/>
    <w:rsid w:val="00263BA4"/>
    <w:rsid w:val="00263DB5"/>
    <w:rsid w:val="00263DC6"/>
    <w:rsid w:val="0026437C"/>
    <w:rsid w:val="00264588"/>
    <w:rsid w:val="002646C4"/>
    <w:rsid w:val="00264F20"/>
    <w:rsid w:val="002650C6"/>
    <w:rsid w:val="00265127"/>
    <w:rsid w:val="002653DC"/>
    <w:rsid w:val="00265648"/>
    <w:rsid w:val="00265C42"/>
    <w:rsid w:val="00265D77"/>
    <w:rsid w:val="00266218"/>
    <w:rsid w:val="00266291"/>
    <w:rsid w:val="00266C4C"/>
    <w:rsid w:val="002670A9"/>
    <w:rsid w:val="0026788E"/>
    <w:rsid w:val="00267910"/>
    <w:rsid w:val="00267C2A"/>
    <w:rsid w:val="00267C93"/>
    <w:rsid w:val="002701B7"/>
    <w:rsid w:val="002704CA"/>
    <w:rsid w:val="0027053A"/>
    <w:rsid w:val="0027071B"/>
    <w:rsid w:val="002707E1"/>
    <w:rsid w:val="00270F80"/>
    <w:rsid w:val="00271153"/>
    <w:rsid w:val="002711A2"/>
    <w:rsid w:val="00271D98"/>
    <w:rsid w:val="0027217F"/>
    <w:rsid w:val="0027218D"/>
    <w:rsid w:val="00272296"/>
    <w:rsid w:val="0027276A"/>
    <w:rsid w:val="002727AC"/>
    <w:rsid w:val="002729AB"/>
    <w:rsid w:val="00272C81"/>
    <w:rsid w:val="00272DE5"/>
    <w:rsid w:val="002730C0"/>
    <w:rsid w:val="002731AC"/>
    <w:rsid w:val="00273C26"/>
    <w:rsid w:val="002741D6"/>
    <w:rsid w:val="002743E7"/>
    <w:rsid w:val="00274565"/>
    <w:rsid w:val="00274A75"/>
    <w:rsid w:val="00274C90"/>
    <w:rsid w:val="00274CEE"/>
    <w:rsid w:val="00274EA5"/>
    <w:rsid w:val="002755C4"/>
    <w:rsid w:val="00275875"/>
    <w:rsid w:val="002758B4"/>
    <w:rsid w:val="00275AEE"/>
    <w:rsid w:val="00275B16"/>
    <w:rsid w:val="00275EB0"/>
    <w:rsid w:val="00276254"/>
    <w:rsid w:val="00276306"/>
    <w:rsid w:val="0027638C"/>
    <w:rsid w:val="0027751A"/>
    <w:rsid w:val="0027752C"/>
    <w:rsid w:val="0027763C"/>
    <w:rsid w:val="00277A14"/>
    <w:rsid w:val="00277A2C"/>
    <w:rsid w:val="00277C39"/>
    <w:rsid w:val="00277F1D"/>
    <w:rsid w:val="00280079"/>
    <w:rsid w:val="0028009C"/>
    <w:rsid w:val="00280788"/>
    <w:rsid w:val="00280F04"/>
    <w:rsid w:val="0028123B"/>
    <w:rsid w:val="002816C3"/>
    <w:rsid w:val="0028195F"/>
    <w:rsid w:val="00281A64"/>
    <w:rsid w:val="00281B9F"/>
    <w:rsid w:val="00281D1B"/>
    <w:rsid w:val="00281DDC"/>
    <w:rsid w:val="00281DE8"/>
    <w:rsid w:val="00281E45"/>
    <w:rsid w:val="002823FD"/>
    <w:rsid w:val="002825C5"/>
    <w:rsid w:val="00282689"/>
    <w:rsid w:val="00282775"/>
    <w:rsid w:val="00282B93"/>
    <w:rsid w:val="00282BAB"/>
    <w:rsid w:val="00282BD2"/>
    <w:rsid w:val="00282BEF"/>
    <w:rsid w:val="00282F4A"/>
    <w:rsid w:val="002831EF"/>
    <w:rsid w:val="0028344A"/>
    <w:rsid w:val="002836D2"/>
    <w:rsid w:val="00283975"/>
    <w:rsid w:val="00283A08"/>
    <w:rsid w:val="00283F99"/>
    <w:rsid w:val="00284940"/>
    <w:rsid w:val="002849EC"/>
    <w:rsid w:val="00284ADC"/>
    <w:rsid w:val="00284D97"/>
    <w:rsid w:val="00284F98"/>
    <w:rsid w:val="002852E3"/>
    <w:rsid w:val="0028587F"/>
    <w:rsid w:val="00285913"/>
    <w:rsid w:val="00285F45"/>
    <w:rsid w:val="002864E7"/>
    <w:rsid w:val="0028653F"/>
    <w:rsid w:val="00286751"/>
    <w:rsid w:val="00286CD5"/>
    <w:rsid w:val="00286E1D"/>
    <w:rsid w:val="00287066"/>
    <w:rsid w:val="00287AAB"/>
    <w:rsid w:val="00287B27"/>
    <w:rsid w:val="00287EAD"/>
    <w:rsid w:val="00287EB7"/>
    <w:rsid w:val="00290136"/>
    <w:rsid w:val="0029013F"/>
    <w:rsid w:val="00290339"/>
    <w:rsid w:val="00290684"/>
    <w:rsid w:val="00290729"/>
    <w:rsid w:val="00290BCA"/>
    <w:rsid w:val="00290F6C"/>
    <w:rsid w:val="0029174D"/>
    <w:rsid w:val="002919EA"/>
    <w:rsid w:val="00291B31"/>
    <w:rsid w:val="00291DD5"/>
    <w:rsid w:val="00292304"/>
    <w:rsid w:val="00292687"/>
    <w:rsid w:val="002926CE"/>
    <w:rsid w:val="00292AEA"/>
    <w:rsid w:val="00292B3C"/>
    <w:rsid w:val="00292DC4"/>
    <w:rsid w:val="00292F77"/>
    <w:rsid w:val="00293000"/>
    <w:rsid w:val="002933DE"/>
    <w:rsid w:val="00293906"/>
    <w:rsid w:val="0029391C"/>
    <w:rsid w:val="00293EE0"/>
    <w:rsid w:val="00294086"/>
    <w:rsid w:val="002955B2"/>
    <w:rsid w:val="00295691"/>
    <w:rsid w:val="002956FC"/>
    <w:rsid w:val="00295B8E"/>
    <w:rsid w:val="00295DD2"/>
    <w:rsid w:val="00296154"/>
    <w:rsid w:val="002965BA"/>
    <w:rsid w:val="002965C0"/>
    <w:rsid w:val="0029671F"/>
    <w:rsid w:val="002968B6"/>
    <w:rsid w:val="0029696F"/>
    <w:rsid w:val="002971E9"/>
    <w:rsid w:val="00297224"/>
    <w:rsid w:val="00297428"/>
    <w:rsid w:val="0029771B"/>
    <w:rsid w:val="0029B8E4"/>
    <w:rsid w:val="002A039B"/>
    <w:rsid w:val="002A03F6"/>
    <w:rsid w:val="002A0831"/>
    <w:rsid w:val="002A0893"/>
    <w:rsid w:val="002A08F3"/>
    <w:rsid w:val="002A0BFF"/>
    <w:rsid w:val="002A0D4C"/>
    <w:rsid w:val="002A102D"/>
    <w:rsid w:val="002A1227"/>
    <w:rsid w:val="002A13CB"/>
    <w:rsid w:val="002A160A"/>
    <w:rsid w:val="002A162F"/>
    <w:rsid w:val="002A16EC"/>
    <w:rsid w:val="002A20AE"/>
    <w:rsid w:val="002A239E"/>
    <w:rsid w:val="002A24AF"/>
    <w:rsid w:val="002A262D"/>
    <w:rsid w:val="002A2B71"/>
    <w:rsid w:val="002A2C1E"/>
    <w:rsid w:val="002A2E4E"/>
    <w:rsid w:val="002A30A4"/>
    <w:rsid w:val="002A32BE"/>
    <w:rsid w:val="002A36DA"/>
    <w:rsid w:val="002A3E44"/>
    <w:rsid w:val="002A3EB7"/>
    <w:rsid w:val="002A4578"/>
    <w:rsid w:val="002A4874"/>
    <w:rsid w:val="002A4AC6"/>
    <w:rsid w:val="002A4B6A"/>
    <w:rsid w:val="002A4BF6"/>
    <w:rsid w:val="002A4D3B"/>
    <w:rsid w:val="002A4E83"/>
    <w:rsid w:val="002A508E"/>
    <w:rsid w:val="002A509B"/>
    <w:rsid w:val="002A534F"/>
    <w:rsid w:val="002A568C"/>
    <w:rsid w:val="002A5BBA"/>
    <w:rsid w:val="002A5DE6"/>
    <w:rsid w:val="002A5E5E"/>
    <w:rsid w:val="002A5F02"/>
    <w:rsid w:val="002A61F0"/>
    <w:rsid w:val="002A6536"/>
    <w:rsid w:val="002A673F"/>
    <w:rsid w:val="002A68BC"/>
    <w:rsid w:val="002A6963"/>
    <w:rsid w:val="002A6997"/>
    <w:rsid w:val="002A6A7B"/>
    <w:rsid w:val="002A6B92"/>
    <w:rsid w:val="002A6CCC"/>
    <w:rsid w:val="002A6D66"/>
    <w:rsid w:val="002A70D0"/>
    <w:rsid w:val="002A737B"/>
    <w:rsid w:val="002A73C7"/>
    <w:rsid w:val="002A7560"/>
    <w:rsid w:val="002A75DB"/>
    <w:rsid w:val="002A7863"/>
    <w:rsid w:val="002A78ED"/>
    <w:rsid w:val="002A7B75"/>
    <w:rsid w:val="002A7D30"/>
    <w:rsid w:val="002A7EAD"/>
    <w:rsid w:val="002A7EFA"/>
    <w:rsid w:val="002AE5E8"/>
    <w:rsid w:val="002B01AA"/>
    <w:rsid w:val="002B021D"/>
    <w:rsid w:val="002B0285"/>
    <w:rsid w:val="002B02A7"/>
    <w:rsid w:val="002B03DD"/>
    <w:rsid w:val="002B048D"/>
    <w:rsid w:val="002B053B"/>
    <w:rsid w:val="002B07FE"/>
    <w:rsid w:val="002B0A78"/>
    <w:rsid w:val="002B0E48"/>
    <w:rsid w:val="002B107D"/>
    <w:rsid w:val="002B134B"/>
    <w:rsid w:val="002B13C2"/>
    <w:rsid w:val="002B19EE"/>
    <w:rsid w:val="002B1A27"/>
    <w:rsid w:val="002B1B55"/>
    <w:rsid w:val="002B1B6C"/>
    <w:rsid w:val="002B1DAB"/>
    <w:rsid w:val="002B2241"/>
    <w:rsid w:val="002B254B"/>
    <w:rsid w:val="002B27C6"/>
    <w:rsid w:val="002B29E4"/>
    <w:rsid w:val="002B2AED"/>
    <w:rsid w:val="002B2B05"/>
    <w:rsid w:val="002B2D36"/>
    <w:rsid w:val="002B2F17"/>
    <w:rsid w:val="002B3025"/>
    <w:rsid w:val="002B329B"/>
    <w:rsid w:val="002B3571"/>
    <w:rsid w:val="002B374D"/>
    <w:rsid w:val="002B3B32"/>
    <w:rsid w:val="002B3B91"/>
    <w:rsid w:val="002B436C"/>
    <w:rsid w:val="002B45CC"/>
    <w:rsid w:val="002B4898"/>
    <w:rsid w:val="002B4B57"/>
    <w:rsid w:val="002B4C61"/>
    <w:rsid w:val="002B4FB1"/>
    <w:rsid w:val="002B5300"/>
    <w:rsid w:val="002B53B5"/>
    <w:rsid w:val="002B57B4"/>
    <w:rsid w:val="002B5DFF"/>
    <w:rsid w:val="002B63BA"/>
    <w:rsid w:val="002B63C3"/>
    <w:rsid w:val="002B6680"/>
    <w:rsid w:val="002B6FE9"/>
    <w:rsid w:val="002B72C2"/>
    <w:rsid w:val="002B745D"/>
    <w:rsid w:val="002B748E"/>
    <w:rsid w:val="002B7620"/>
    <w:rsid w:val="002B77B4"/>
    <w:rsid w:val="002B7927"/>
    <w:rsid w:val="002B79E1"/>
    <w:rsid w:val="002B7A35"/>
    <w:rsid w:val="002B7E11"/>
    <w:rsid w:val="002C04CA"/>
    <w:rsid w:val="002C0734"/>
    <w:rsid w:val="002C0ABB"/>
    <w:rsid w:val="002C0DFF"/>
    <w:rsid w:val="002C0EFA"/>
    <w:rsid w:val="002C0FA0"/>
    <w:rsid w:val="002C17D0"/>
    <w:rsid w:val="002C1A11"/>
    <w:rsid w:val="002C1E89"/>
    <w:rsid w:val="002C2010"/>
    <w:rsid w:val="002C20A5"/>
    <w:rsid w:val="002C21EB"/>
    <w:rsid w:val="002C27C0"/>
    <w:rsid w:val="002C284A"/>
    <w:rsid w:val="002C297E"/>
    <w:rsid w:val="002C2CDA"/>
    <w:rsid w:val="002C2DA6"/>
    <w:rsid w:val="002C3300"/>
    <w:rsid w:val="002C35F3"/>
    <w:rsid w:val="002C3955"/>
    <w:rsid w:val="002C3977"/>
    <w:rsid w:val="002C3BA1"/>
    <w:rsid w:val="002C3CF7"/>
    <w:rsid w:val="002C4046"/>
    <w:rsid w:val="002C4192"/>
    <w:rsid w:val="002C4541"/>
    <w:rsid w:val="002C4779"/>
    <w:rsid w:val="002C48F1"/>
    <w:rsid w:val="002C4BDE"/>
    <w:rsid w:val="002C4DDD"/>
    <w:rsid w:val="002C4E19"/>
    <w:rsid w:val="002C4F99"/>
    <w:rsid w:val="002C510D"/>
    <w:rsid w:val="002C5170"/>
    <w:rsid w:val="002C54D2"/>
    <w:rsid w:val="002C5581"/>
    <w:rsid w:val="002C5B84"/>
    <w:rsid w:val="002C624C"/>
    <w:rsid w:val="002C63BB"/>
    <w:rsid w:val="002C665C"/>
    <w:rsid w:val="002C67B5"/>
    <w:rsid w:val="002C68CE"/>
    <w:rsid w:val="002C698B"/>
    <w:rsid w:val="002C6C0B"/>
    <w:rsid w:val="002C6CB1"/>
    <w:rsid w:val="002C6CE8"/>
    <w:rsid w:val="002C779A"/>
    <w:rsid w:val="002C7A33"/>
    <w:rsid w:val="002C7C86"/>
    <w:rsid w:val="002D00AD"/>
    <w:rsid w:val="002D01F4"/>
    <w:rsid w:val="002D022A"/>
    <w:rsid w:val="002D1052"/>
    <w:rsid w:val="002D13CA"/>
    <w:rsid w:val="002D1402"/>
    <w:rsid w:val="002D1586"/>
    <w:rsid w:val="002D226C"/>
    <w:rsid w:val="002D236D"/>
    <w:rsid w:val="002D285B"/>
    <w:rsid w:val="002D2F65"/>
    <w:rsid w:val="002D3004"/>
    <w:rsid w:val="002D30B5"/>
    <w:rsid w:val="002D30EE"/>
    <w:rsid w:val="002D356C"/>
    <w:rsid w:val="002D38E4"/>
    <w:rsid w:val="002D3994"/>
    <w:rsid w:val="002D3BB5"/>
    <w:rsid w:val="002D3BB9"/>
    <w:rsid w:val="002D3C27"/>
    <w:rsid w:val="002D3CD1"/>
    <w:rsid w:val="002D3F0C"/>
    <w:rsid w:val="002D454D"/>
    <w:rsid w:val="002D46F4"/>
    <w:rsid w:val="002D4AF3"/>
    <w:rsid w:val="002D4C8A"/>
    <w:rsid w:val="002D4CF8"/>
    <w:rsid w:val="002D4E01"/>
    <w:rsid w:val="002D4E69"/>
    <w:rsid w:val="002D53AE"/>
    <w:rsid w:val="002D58D7"/>
    <w:rsid w:val="002D5A13"/>
    <w:rsid w:val="002D5AF5"/>
    <w:rsid w:val="002D5C7E"/>
    <w:rsid w:val="002D5D5B"/>
    <w:rsid w:val="002D631A"/>
    <w:rsid w:val="002D6CE3"/>
    <w:rsid w:val="002D6D64"/>
    <w:rsid w:val="002D6F50"/>
    <w:rsid w:val="002D7403"/>
    <w:rsid w:val="002D7438"/>
    <w:rsid w:val="002D7F2C"/>
    <w:rsid w:val="002E0163"/>
    <w:rsid w:val="002E01E3"/>
    <w:rsid w:val="002E024C"/>
    <w:rsid w:val="002E041E"/>
    <w:rsid w:val="002E0897"/>
    <w:rsid w:val="002E0B00"/>
    <w:rsid w:val="002E12EE"/>
    <w:rsid w:val="002E1AE1"/>
    <w:rsid w:val="002E1FE6"/>
    <w:rsid w:val="002E2206"/>
    <w:rsid w:val="002E222B"/>
    <w:rsid w:val="002E22A6"/>
    <w:rsid w:val="002E27B7"/>
    <w:rsid w:val="002E2846"/>
    <w:rsid w:val="002E2AC2"/>
    <w:rsid w:val="002E2F48"/>
    <w:rsid w:val="002E3671"/>
    <w:rsid w:val="002E36D8"/>
    <w:rsid w:val="002E3DE4"/>
    <w:rsid w:val="002E401A"/>
    <w:rsid w:val="002E40D8"/>
    <w:rsid w:val="002E445C"/>
    <w:rsid w:val="002E46BB"/>
    <w:rsid w:val="002E47A6"/>
    <w:rsid w:val="002E4D9F"/>
    <w:rsid w:val="002E51B9"/>
    <w:rsid w:val="002E561A"/>
    <w:rsid w:val="002E5699"/>
    <w:rsid w:val="002E5BFE"/>
    <w:rsid w:val="002E5E11"/>
    <w:rsid w:val="002E606F"/>
    <w:rsid w:val="002E60BF"/>
    <w:rsid w:val="002E60E2"/>
    <w:rsid w:val="002E63F6"/>
    <w:rsid w:val="002E6401"/>
    <w:rsid w:val="002E658C"/>
    <w:rsid w:val="002E669E"/>
    <w:rsid w:val="002E68F3"/>
    <w:rsid w:val="002E6A2E"/>
    <w:rsid w:val="002E6C59"/>
    <w:rsid w:val="002E6D61"/>
    <w:rsid w:val="002E6DF6"/>
    <w:rsid w:val="002E6EFF"/>
    <w:rsid w:val="002E6F0F"/>
    <w:rsid w:val="002E720C"/>
    <w:rsid w:val="002E7230"/>
    <w:rsid w:val="002E7674"/>
    <w:rsid w:val="002E77DF"/>
    <w:rsid w:val="002E7800"/>
    <w:rsid w:val="002E7E12"/>
    <w:rsid w:val="002F029A"/>
    <w:rsid w:val="002F03ED"/>
    <w:rsid w:val="002F03FB"/>
    <w:rsid w:val="002F066A"/>
    <w:rsid w:val="002F0709"/>
    <w:rsid w:val="002F0783"/>
    <w:rsid w:val="002F08D7"/>
    <w:rsid w:val="002F0CF3"/>
    <w:rsid w:val="002F1077"/>
    <w:rsid w:val="002F1283"/>
    <w:rsid w:val="002F131F"/>
    <w:rsid w:val="002F1359"/>
    <w:rsid w:val="002F1618"/>
    <w:rsid w:val="002F1B42"/>
    <w:rsid w:val="002F1C84"/>
    <w:rsid w:val="002F1D29"/>
    <w:rsid w:val="002F21C1"/>
    <w:rsid w:val="002F2236"/>
    <w:rsid w:val="002F251A"/>
    <w:rsid w:val="002F266B"/>
    <w:rsid w:val="002F26AF"/>
    <w:rsid w:val="002F2729"/>
    <w:rsid w:val="002F2C40"/>
    <w:rsid w:val="002F2C9E"/>
    <w:rsid w:val="002F2D89"/>
    <w:rsid w:val="002F2ED4"/>
    <w:rsid w:val="002F30CC"/>
    <w:rsid w:val="002F31DA"/>
    <w:rsid w:val="002F3222"/>
    <w:rsid w:val="002F346F"/>
    <w:rsid w:val="002F37A3"/>
    <w:rsid w:val="002F37A4"/>
    <w:rsid w:val="002F37E0"/>
    <w:rsid w:val="002F3D3B"/>
    <w:rsid w:val="002F3E10"/>
    <w:rsid w:val="002F3F1B"/>
    <w:rsid w:val="002F413B"/>
    <w:rsid w:val="002F4170"/>
    <w:rsid w:val="002F433E"/>
    <w:rsid w:val="002F4411"/>
    <w:rsid w:val="002F4B7D"/>
    <w:rsid w:val="002F4F2F"/>
    <w:rsid w:val="002F4FCE"/>
    <w:rsid w:val="002F510B"/>
    <w:rsid w:val="002F519D"/>
    <w:rsid w:val="002F56A2"/>
    <w:rsid w:val="002F5736"/>
    <w:rsid w:val="002F57DA"/>
    <w:rsid w:val="002F5808"/>
    <w:rsid w:val="002F5B4B"/>
    <w:rsid w:val="002F5FC3"/>
    <w:rsid w:val="002F6718"/>
    <w:rsid w:val="002F6BE8"/>
    <w:rsid w:val="002F73DD"/>
    <w:rsid w:val="002F783F"/>
    <w:rsid w:val="002F7A08"/>
    <w:rsid w:val="002F7AC9"/>
    <w:rsid w:val="002F7ED1"/>
    <w:rsid w:val="00300B0E"/>
    <w:rsid w:val="00300C19"/>
    <w:rsid w:val="0030112E"/>
    <w:rsid w:val="00301709"/>
    <w:rsid w:val="00301754"/>
    <w:rsid w:val="00301787"/>
    <w:rsid w:val="003017E8"/>
    <w:rsid w:val="003018D5"/>
    <w:rsid w:val="00301A08"/>
    <w:rsid w:val="00301F26"/>
    <w:rsid w:val="0030223E"/>
    <w:rsid w:val="0030238C"/>
    <w:rsid w:val="00302930"/>
    <w:rsid w:val="00302BEE"/>
    <w:rsid w:val="00302E1E"/>
    <w:rsid w:val="00302EB3"/>
    <w:rsid w:val="00302ED0"/>
    <w:rsid w:val="0030331E"/>
    <w:rsid w:val="00303755"/>
    <w:rsid w:val="003037C4"/>
    <w:rsid w:val="00303965"/>
    <w:rsid w:val="00303968"/>
    <w:rsid w:val="00303A00"/>
    <w:rsid w:val="00303DD8"/>
    <w:rsid w:val="003044AD"/>
    <w:rsid w:val="00305304"/>
    <w:rsid w:val="0030547A"/>
    <w:rsid w:val="003054FE"/>
    <w:rsid w:val="0030551B"/>
    <w:rsid w:val="003056E2"/>
    <w:rsid w:val="003059C2"/>
    <w:rsid w:val="00305B4F"/>
    <w:rsid w:val="003065B4"/>
    <w:rsid w:val="00306824"/>
    <w:rsid w:val="00306A14"/>
    <w:rsid w:val="00306B10"/>
    <w:rsid w:val="00306DA0"/>
    <w:rsid w:val="00306E46"/>
    <w:rsid w:val="0030723A"/>
    <w:rsid w:val="0030726D"/>
    <w:rsid w:val="00307373"/>
    <w:rsid w:val="00307383"/>
    <w:rsid w:val="00307397"/>
    <w:rsid w:val="003075F2"/>
    <w:rsid w:val="00307B3F"/>
    <w:rsid w:val="003103DD"/>
    <w:rsid w:val="0031059D"/>
    <w:rsid w:val="00310C19"/>
    <w:rsid w:val="00310E3B"/>
    <w:rsid w:val="00311054"/>
    <w:rsid w:val="003114EA"/>
    <w:rsid w:val="00311904"/>
    <w:rsid w:val="00311AD8"/>
    <w:rsid w:val="00311D1E"/>
    <w:rsid w:val="00311F25"/>
    <w:rsid w:val="00312245"/>
    <w:rsid w:val="00312614"/>
    <w:rsid w:val="00312697"/>
    <w:rsid w:val="00312B22"/>
    <w:rsid w:val="00312B2C"/>
    <w:rsid w:val="00313045"/>
    <w:rsid w:val="00313686"/>
    <w:rsid w:val="00313730"/>
    <w:rsid w:val="00313B51"/>
    <w:rsid w:val="00313EB5"/>
    <w:rsid w:val="00313F07"/>
    <w:rsid w:val="003142E6"/>
    <w:rsid w:val="00314776"/>
    <w:rsid w:val="003147A7"/>
    <w:rsid w:val="00314ADB"/>
    <w:rsid w:val="00314B68"/>
    <w:rsid w:val="00314C2F"/>
    <w:rsid w:val="00314C7F"/>
    <w:rsid w:val="00314CF4"/>
    <w:rsid w:val="00314D51"/>
    <w:rsid w:val="00314FFA"/>
    <w:rsid w:val="003150CC"/>
    <w:rsid w:val="00315110"/>
    <w:rsid w:val="0031541B"/>
    <w:rsid w:val="003156BF"/>
    <w:rsid w:val="0031581A"/>
    <w:rsid w:val="00315C98"/>
    <w:rsid w:val="00315E75"/>
    <w:rsid w:val="00315FC6"/>
    <w:rsid w:val="003160D3"/>
    <w:rsid w:val="00316879"/>
    <w:rsid w:val="00316900"/>
    <w:rsid w:val="00316C86"/>
    <w:rsid w:val="00316FA7"/>
    <w:rsid w:val="0031764C"/>
    <w:rsid w:val="00317A0B"/>
    <w:rsid w:val="00317CA2"/>
    <w:rsid w:val="00317F5E"/>
    <w:rsid w:val="00320335"/>
    <w:rsid w:val="0032079A"/>
    <w:rsid w:val="00320B91"/>
    <w:rsid w:val="00320C16"/>
    <w:rsid w:val="00321211"/>
    <w:rsid w:val="003214A8"/>
    <w:rsid w:val="003214B5"/>
    <w:rsid w:val="003218D4"/>
    <w:rsid w:val="003219A3"/>
    <w:rsid w:val="00321FE0"/>
    <w:rsid w:val="00322245"/>
    <w:rsid w:val="0032310B"/>
    <w:rsid w:val="00323174"/>
    <w:rsid w:val="003233F1"/>
    <w:rsid w:val="003234C5"/>
    <w:rsid w:val="0032372F"/>
    <w:rsid w:val="00323E33"/>
    <w:rsid w:val="00324497"/>
    <w:rsid w:val="003246F7"/>
    <w:rsid w:val="00324B13"/>
    <w:rsid w:val="00324E22"/>
    <w:rsid w:val="00324FD3"/>
    <w:rsid w:val="00325151"/>
    <w:rsid w:val="003251A6"/>
    <w:rsid w:val="00325395"/>
    <w:rsid w:val="003255BD"/>
    <w:rsid w:val="003257CF"/>
    <w:rsid w:val="00325847"/>
    <w:rsid w:val="00325898"/>
    <w:rsid w:val="00325A03"/>
    <w:rsid w:val="0032603E"/>
    <w:rsid w:val="00326528"/>
    <w:rsid w:val="003265B8"/>
    <w:rsid w:val="00326A22"/>
    <w:rsid w:val="00326AB2"/>
    <w:rsid w:val="00326B72"/>
    <w:rsid w:val="00326C37"/>
    <w:rsid w:val="00326D42"/>
    <w:rsid w:val="0032757C"/>
    <w:rsid w:val="00327E94"/>
    <w:rsid w:val="0032CF26"/>
    <w:rsid w:val="00330896"/>
    <w:rsid w:val="00330948"/>
    <w:rsid w:val="00330A6A"/>
    <w:rsid w:val="00330DEB"/>
    <w:rsid w:val="0033109A"/>
    <w:rsid w:val="003314DD"/>
    <w:rsid w:val="00331CE9"/>
    <w:rsid w:val="00331D0A"/>
    <w:rsid w:val="0033238C"/>
    <w:rsid w:val="00332783"/>
    <w:rsid w:val="003328FB"/>
    <w:rsid w:val="003329E4"/>
    <w:rsid w:val="00332B53"/>
    <w:rsid w:val="00332B78"/>
    <w:rsid w:val="00332BA7"/>
    <w:rsid w:val="00332EDC"/>
    <w:rsid w:val="0033303E"/>
    <w:rsid w:val="003335BC"/>
    <w:rsid w:val="003337AE"/>
    <w:rsid w:val="00333E59"/>
    <w:rsid w:val="00334052"/>
    <w:rsid w:val="00334082"/>
    <w:rsid w:val="0033419C"/>
    <w:rsid w:val="003341FC"/>
    <w:rsid w:val="00334241"/>
    <w:rsid w:val="00334420"/>
    <w:rsid w:val="00334BDE"/>
    <w:rsid w:val="00334C06"/>
    <w:rsid w:val="00334CC1"/>
    <w:rsid w:val="00334DE6"/>
    <w:rsid w:val="00334F22"/>
    <w:rsid w:val="00335092"/>
    <w:rsid w:val="00335368"/>
    <w:rsid w:val="00335369"/>
    <w:rsid w:val="00335377"/>
    <w:rsid w:val="00335395"/>
    <w:rsid w:val="0033539F"/>
    <w:rsid w:val="00335577"/>
    <w:rsid w:val="00335C1F"/>
    <w:rsid w:val="003366DA"/>
    <w:rsid w:val="0033699A"/>
    <w:rsid w:val="00336A8C"/>
    <w:rsid w:val="00336D24"/>
    <w:rsid w:val="00336D3B"/>
    <w:rsid w:val="00337061"/>
    <w:rsid w:val="00337077"/>
    <w:rsid w:val="003370B9"/>
    <w:rsid w:val="00337904"/>
    <w:rsid w:val="00337C47"/>
    <w:rsid w:val="00337FF7"/>
    <w:rsid w:val="0034000A"/>
    <w:rsid w:val="00340A3F"/>
    <w:rsid w:val="00341328"/>
    <w:rsid w:val="00341556"/>
    <w:rsid w:val="00341CE9"/>
    <w:rsid w:val="00341F45"/>
    <w:rsid w:val="003426D0"/>
    <w:rsid w:val="00342803"/>
    <w:rsid w:val="003428BE"/>
    <w:rsid w:val="00343029"/>
    <w:rsid w:val="00343374"/>
    <w:rsid w:val="00343886"/>
    <w:rsid w:val="00343A0F"/>
    <w:rsid w:val="00343AD8"/>
    <w:rsid w:val="00343DC9"/>
    <w:rsid w:val="00343DE6"/>
    <w:rsid w:val="00343EB1"/>
    <w:rsid w:val="0034476F"/>
    <w:rsid w:val="00344CA9"/>
    <w:rsid w:val="00344F59"/>
    <w:rsid w:val="00345159"/>
    <w:rsid w:val="003452DB"/>
    <w:rsid w:val="003454AD"/>
    <w:rsid w:val="0034565C"/>
    <w:rsid w:val="00345964"/>
    <w:rsid w:val="00345B3A"/>
    <w:rsid w:val="0034620A"/>
    <w:rsid w:val="00346261"/>
    <w:rsid w:val="003462F4"/>
    <w:rsid w:val="003464AC"/>
    <w:rsid w:val="00346809"/>
    <w:rsid w:val="00346934"/>
    <w:rsid w:val="00346E6A"/>
    <w:rsid w:val="00346FE4"/>
    <w:rsid w:val="0034776C"/>
    <w:rsid w:val="00347C15"/>
    <w:rsid w:val="0035074B"/>
    <w:rsid w:val="0035081D"/>
    <w:rsid w:val="00350928"/>
    <w:rsid w:val="00350ACA"/>
    <w:rsid w:val="00351139"/>
    <w:rsid w:val="00351142"/>
    <w:rsid w:val="00351242"/>
    <w:rsid w:val="00351499"/>
    <w:rsid w:val="00351547"/>
    <w:rsid w:val="0035184B"/>
    <w:rsid w:val="00351D25"/>
    <w:rsid w:val="00352011"/>
    <w:rsid w:val="003520D5"/>
    <w:rsid w:val="00352262"/>
    <w:rsid w:val="003522F7"/>
    <w:rsid w:val="003525C5"/>
    <w:rsid w:val="003525CA"/>
    <w:rsid w:val="00352849"/>
    <w:rsid w:val="003528E8"/>
    <w:rsid w:val="00352B3B"/>
    <w:rsid w:val="003530D7"/>
    <w:rsid w:val="00353215"/>
    <w:rsid w:val="00353833"/>
    <w:rsid w:val="003540D8"/>
    <w:rsid w:val="003549B5"/>
    <w:rsid w:val="003549DC"/>
    <w:rsid w:val="00354A98"/>
    <w:rsid w:val="00354DBB"/>
    <w:rsid w:val="003552E9"/>
    <w:rsid w:val="0035551A"/>
    <w:rsid w:val="00355CCC"/>
    <w:rsid w:val="00355FE8"/>
    <w:rsid w:val="00356489"/>
    <w:rsid w:val="003564DD"/>
    <w:rsid w:val="003565E3"/>
    <w:rsid w:val="00356824"/>
    <w:rsid w:val="00356914"/>
    <w:rsid w:val="00356DBA"/>
    <w:rsid w:val="00357431"/>
    <w:rsid w:val="003575F3"/>
    <w:rsid w:val="00357613"/>
    <w:rsid w:val="0035789C"/>
    <w:rsid w:val="003579A1"/>
    <w:rsid w:val="00357EFD"/>
    <w:rsid w:val="00357F7E"/>
    <w:rsid w:val="00357FF4"/>
    <w:rsid w:val="00360743"/>
    <w:rsid w:val="003607F6"/>
    <w:rsid w:val="003608C0"/>
    <w:rsid w:val="00360983"/>
    <w:rsid w:val="00360D96"/>
    <w:rsid w:val="00361264"/>
    <w:rsid w:val="003612D8"/>
    <w:rsid w:val="00361631"/>
    <w:rsid w:val="00361C2E"/>
    <w:rsid w:val="00361C57"/>
    <w:rsid w:val="00362303"/>
    <w:rsid w:val="00362D08"/>
    <w:rsid w:val="003637F9"/>
    <w:rsid w:val="00363833"/>
    <w:rsid w:val="003638FB"/>
    <w:rsid w:val="00364088"/>
    <w:rsid w:val="0036459A"/>
    <w:rsid w:val="00364B20"/>
    <w:rsid w:val="00364B37"/>
    <w:rsid w:val="00364FF9"/>
    <w:rsid w:val="003650B7"/>
    <w:rsid w:val="00365424"/>
    <w:rsid w:val="003659AE"/>
    <w:rsid w:val="00365F67"/>
    <w:rsid w:val="00365FD0"/>
    <w:rsid w:val="0036603C"/>
    <w:rsid w:val="00366047"/>
    <w:rsid w:val="00366257"/>
    <w:rsid w:val="00366314"/>
    <w:rsid w:val="0036645C"/>
    <w:rsid w:val="003664A8"/>
    <w:rsid w:val="003664D6"/>
    <w:rsid w:val="00366AAF"/>
    <w:rsid w:val="00366AF7"/>
    <w:rsid w:val="00366EAA"/>
    <w:rsid w:val="00366ED5"/>
    <w:rsid w:val="00366F5D"/>
    <w:rsid w:val="003670ED"/>
    <w:rsid w:val="0036732E"/>
    <w:rsid w:val="003676E8"/>
    <w:rsid w:val="003677F4"/>
    <w:rsid w:val="00367DAB"/>
    <w:rsid w:val="00370470"/>
    <w:rsid w:val="0037049A"/>
    <w:rsid w:val="003708D6"/>
    <w:rsid w:val="00370910"/>
    <w:rsid w:val="00370B39"/>
    <w:rsid w:val="00370CA3"/>
    <w:rsid w:val="003715BB"/>
    <w:rsid w:val="003716F4"/>
    <w:rsid w:val="00371D2A"/>
    <w:rsid w:val="0037223A"/>
    <w:rsid w:val="003723E9"/>
    <w:rsid w:val="003731CC"/>
    <w:rsid w:val="00373328"/>
    <w:rsid w:val="00373909"/>
    <w:rsid w:val="00373B76"/>
    <w:rsid w:val="00373BDE"/>
    <w:rsid w:val="00373D5A"/>
    <w:rsid w:val="00373DCB"/>
    <w:rsid w:val="00373F8C"/>
    <w:rsid w:val="003741AF"/>
    <w:rsid w:val="0037422C"/>
    <w:rsid w:val="00374B06"/>
    <w:rsid w:val="00374BA6"/>
    <w:rsid w:val="00374FDC"/>
    <w:rsid w:val="00376338"/>
    <w:rsid w:val="003769EF"/>
    <w:rsid w:val="00376C88"/>
    <w:rsid w:val="00376E1F"/>
    <w:rsid w:val="003771F9"/>
    <w:rsid w:val="0037745A"/>
    <w:rsid w:val="00377474"/>
    <w:rsid w:val="003774E5"/>
    <w:rsid w:val="003774E9"/>
    <w:rsid w:val="0037757F"/>
    <w:rsid w:val="00377744"/>
    <w:rsid w:val="00377DFF"/>
    <w:rsid w:val="0037B422"/>
    <w:rsid w:val="0038005F"/>
    <w:rsid w:val="00380438"/>
    <w:rsid w:val="00380620"/>
    <w:rsid w:val="00380697"/>
    <w:rsid w:val="003807D2"/>
    <w:rsid w:val="00380970"/>
    <w:rsid w:val="0038105A"/>
    <w:rsid w:val="00381113"/>
    <w:rsid w:val="00381366"/>
    <w:rsid w:val="0038142E"/>
    <w:rsid w:val="003815FE"/>
    <w:rsid w:val="003816FF"/>
    <w:rsid w:val="003819AB"/>
    <w:rsid w:val="00381A2E"/>
    <w:rsid w:val="00382C95"/>
    <w:rsid w:val="00382D62"/>
    <w:rsid w:val="00382E78"/>
    <w:rsid w:val="00383694"/>
    <w:rsid w:val="003841BB"/>
    <w:rsid w:val="00384296"/>
    <w:rsid w:val="003847A5"/>
    <w:rsid w:val="00384A6F"/>
    <w:rsid w:val="00384AAC"/>
    <w:rsid w:val="00384D69"/>
    <w:rsid w:val="00385205"/>
    <w:rsid w:val="003853CB"/>
    <w:rsid w:val="0038547F"/>
    <w:rsid w:val="00385841"/>
    <w:rsid w:val="0038599D"/>
    <w:rsid w:val="00385BFF"/>
    <w:rsid w:val="00385C83"/>
    <w:rsid w:val="00385F77"/>
    <w:rsid w:val="00386034"/>
    <w:rsid w:val="0038632D"/>
    <w:rsid w:val="003866F3"/>
    <w:rsid w:val="00386869"/>
    <w:rsid w:val="00386A11"/>
    <w:rsid w:val="00386BDA"/>
    <w:rsid w:val="00386C46"/>
    <w:rsid w:val="0038726F"/>
    <w:rsid w:val="003872A1"/>
    <w:rsid w:val="00387418"/>
    <w:rsid w:val="003876BA"/>
    <w:rsid w:val="00387879"/>
    <w:rsid w:val="00387903"/>
    <w:rsid w:val="003879EE"/>
    <w:rsid w:val="00387FF0"/>
    <w:rsid w:val="003903BF"/>
    <w:rsid w:val="00390B2C"/>
    <w:rsid w:val="00390B87"/>
    <w:rsid w:val="00390D24"/>
    <w:rsid w:val="00391102"/>
    <w:rsid w:val="00391188"/>
    <w:rsid w:val="003911F4"/>
    <w:rsid w:val="00391640"/>
    <w:rsid w:val="0039183C"/>
    <w:rsid w:val="003918AF"/>
    <w:rsid w:val="00391AA6"/>
    <w:rsid w:val="003923AA"/>
    <w:rsid w:val="0039286E"/>
    <w:rsid w:val="0039292C"/>
    <w:rsid w:val="00392A22"/>
    <w:rsid w:val="00393345"/>
    <w:rsid w:val="0039346A"/>
    <w:rsid w:val="003939AA"/>
    <w:rsid w:val="003941E9"/>
    <w:rsid w:val="00394631"/>
    <w:rsid w:val="00394906"/>
    <w:rsid w:val="003957E7"/>
    <w:rsid w:val="0039592C"/>
    <w:rsid w:val="00395B53"/>
    <w:rsid w:val="0039630A"/>
    <w:rsid w:val="00396C38"/>
    <w:rsid w:val="0039701D"/>
    <w:rsid w:val="003970C7"/>
    <w:rsid w:val="00397235"/>
    <w:rsid w:val="003972BC"/>
    <w:rsid w:val="003976B7"/>
    <w:rsid w:val="003977A2"/>
    <w:rsid w:val="0039793D"/>
    <w:rsid w:val="00397BCA"/>
    <w:rsid w:val="00397E43"/>
    <w:rsid w:val="00397FDA"/>
    <w:rsid w:val="003A0518"/>
    <w:rsid w:val="003A0A3D"/>
    <w:rsid w:val="003A0C06"/>
    <w:rsid w:val="003A0E77"/>
    <w:rsid w:val="003A15FC"/>
    <w:rsid w:val="003A1605"/>
    <w:rsid w:val="003A1612"/>
    <w:rsid w:val="003A18D2"/>
    <w:rsid w:val="003A195B"/>
    <w:rsid w:val="003A1AC9"/>
    <w:rsid w:val="003A234F"/>
    <w:rsid w:val="003A246E"/>
    <w:rsid w:val="003A2486"/>
    <w:rsid w:val="003A276E"/>
    <w:rsid w:val="003A2D6F"/>
    <w:rsid w:val="003A3033"/>
    <w:rsid w:val="003A30C2"/>
    <w:rsid w:val="003A3428"/>
    <w:rsid w:val="003A360E"/>
    <w:rsid w:val="003A37B7"/>
    <w:rsid w:val="003A38A5"/>
    <w:rsid w:val="003A3AA6"/>
    <w:rsid w:val="003A3C7E"/>
    <w:rsid w:val="003A3D6F"/>
    <w:rsid w:val="003A417A"/>
    <w:rsid w:val="003A442C"/>
    <w:rsid w:val="003A45BC"/>
    <w:rsid w:val="003A4637"/>
    <w:rsid w:val="003A4992"/>
    <w:rsid w:val="003A49C3"/>
    <w:rsid w:val="003A5111"/>
    <w:rsid w:val="003A5378"/>
    <w:rsid w:val="003A53DF"/>
    <w:rsid w:val="003A5584"/>
    <w:rsid w:val="003A5C7C"/>
    <w:rsid w:val="003A5EE9"/>
    <w:rsid w:val="003A602A"/>
    <w:rsid w:val="003A62D4"/>
    <w:rsid w:val="003A62EF"/>
    <w:rsid w:val="003A68EA"/>
    <w:rsid w:val="003A694B"/>
    <w:rsid w:val="003A6B2A"/>
    <w:rsid w:val="003A6C64"/>
    <w:rsid w:val="003A72E8"/>
    <w:rsid w:val="003A767A"/>
    <w:rsid w:val="003A7A3B"/>
    <w:rsid w:val="003B0258"/>
    <w:rsid w:val="003B0567"/>
    <w:rsid w:val="003B099D"/>
    <w:rsid w:val="003B09D5"/>
    <w:rsid w:val="003B0BA1"/>
    <w:rsid w:val="003B151A"/>
    <w:rsid w:val="003B1529"/>
    <w:rsid w:val="003B1A2B"/>
    <w:rsid w:val="003B278D"/>
    <w:rsid w:val="003B2948"/>
    <w:rsid w:val="003B2983"/>
    <w:rsid w:val="003B2B02"/>
    <w:rsid w:val="003B2EDB"/>
    <w:rsid w:val="003B31FC"/>
    <w:rsid w:val="003B3421"/>
    <w:rsid w:val="003B3777"/>
    <w:rsid w:val="003B3A1A"/>
    <w:rsid w:val="003B4111"/>
    <w:rsid w:val="003B4221"/>
    <w:rsid w:val="003B433E"/>
    <w:rsid w:val="003B4365"/>
    <w:rsid w:val="003B4C37"/>
    <w:rsid w:val="003B4E4E"/>
    <w:rsid w:val="003B510D"/>
    <w:rsid w:val="003B52FC"/>
    <w:rsid w:val="003B53A1"/>
    <w:rsid w:val="003B5480"/>
    <w:rsid w:val="003B5571"/>
    <w:rsid w:val="003B5844"/>
    <w:rsid w:val="003B5BE8"/>
    <w:rsid w:val="003B5EA6"/>
    <w:rsid w:val="003B642B"/>
    <w:rsid w:val="003B6600"/>
    <w:rsid w:val="003B6653"/>
    <w:rsid w:val="003B66F7"/>
    <w:rsid w:val="003B6A8A"/>
    <w:rsid w:val="003B6CF6"/>
    <w:rsid w:val="003B6EEA"/>
    <w:rsid w:val="003B71FA"/>
    <w:rsid w:val="003B73E5"/>
    <w:rsid w:val="003B73F6"/>
    <w:rsid w:val="003B7B5C"/>
    <w:rsid w:val="003B7B64"/>
    <w:rsid w:val="003BE4B8"/>
    <w:rsid w:val="003C0B31"/>
    <w:rsid w:val="003C0C82"/>
    <w:rsid w:val="003C0D48"/>
    <w:rsid w:val="003C12CF"/>
    <w:rsid w:val="003C1391"/>
    <w:rsid w:val="003C222B"/>
    <w:rsid w:val="003C230A"/>
    <w:rsid w:val="003C2BC7"/>
    <w:rsid w:val="003C3169"/>
    <w:rsid w:val="003C31D9"/>
    <w:rsid w:val="003C332B"/>
    <w:rsid w:val="003C34C9"/>
    <w:rsid w:val="003C3731"/>
    <w:rsid w:val="003C3BF0"/>
    <w:rsid w:val="003C4218"/>
    <w:rsid w:val="003C42F5"/>
    <w:rsid w:val="003C4344"/>
    <w:rsid w:val="003C4769"/>
    <w:rsid w:val="003C4A5C"/>
    <w:rsid w:val="003C54D5"/>
    <w:rsid w:val="003C554C"/>
    <w:rsid w:val="003C58C1"/>
    <w:rsid w:val="003C63DA"/>
    <w:rsid w:val="003C6795"/>
    <w:rsid w:val="003C6C4C"/>
    <w:rsid w:val="003C6E38"/>
    <w:rsid w:val="003C70D1"/>
    <w:rsid w:val="003C74DF"/>
    <w:rsid w:val="003C779B"/>
    <w:rsid w:val="003C7B26"/>
    <w:rsid w:val="003C7BA4"/>
    <w:rsid w:val="003C7E8C"/>
    <w:rsid w:val="003D0006"/>
    <w:rsid w:val="003D0241"/>
    <w:rsid w:val="003D0302"/>
    <w:rsid w:val="003D0400"/>
    <w:rsid w:val="003D073E"/>
    <w:rsid w:val="003D0B5F"/>
    <w:rsid w:val="003D0B91"/>
    <w:rsid w:val="003D0F66"/>
    <w:rsid w:val="003D1140"/>
    <w:rsid w:val="003D171F"/>
    <w:rsid w:val="003D1744"/>
    <w:rsid w:val="003D18BA"/>
    <w:rsid w:val="003D195B"/>
    <w:rsid w:val="003D1EEB"/>
    <w:rsid w:val="003D2242"/>
    <w:rsid w:val="003D2992"/>
    <w:rsid w:val="003D2B15"/>
    <w:rsid w:val="003D2B6B"/>
    <w:rsid w:val="003D2BC8"/>
    <w:rsid w:val="003D2DF5"/>
    <w:rsid w:val="003D2F67"/>
    <w:rsid w:val="003D3276"/>
    <w:rsid w:val="003D3497"/>
    <w:rsid w:val="003D3609"/>
    <w:rsid w:val="003D3626"/>
    <w:rsid w:val="003D3EA8"/>
    <w:rsid w:val="003D4075"/>
    <w:rsid w:val="003D4416"/>
    <w:rsid w:val="003D4625"/>
    <w:rsid w:val="003D471A"/>
    <w:rsid w:val="003D4CBB"/>
    <w:rsid w:val="003D4D24"/>
    <w:rsid w:val="003D55E9"/>
    <w:rsid w:val="003D586B"/>
    <w:rsid w:val="003D59AB"/>
    <w:rsid w:val="003D5A64"/>
    <w:rsid w:val="003D5CB3"/>
    <w:rsid w:val="003D6140"/>
    <w:rsid w:val="003D6704"/>
    <w:rsid w:val="003D670F"/>
    <w:rsid w:val="003D6AA9"/>
    <w:rsid w:val="003D6BC3"/>
    <w:rsid w:val="003D6E53"/>
    <w:rsid w:val="003D6F41"/>
    <w:rsid w:val="003D70A5"/>
    <w:rsid w:val="003D7626"/>
    <w:rsid w:val="003D7869"/>
    <w:rsid w:val="003E0145"/>
    <w:rsid w:val="003E03A8"/>
    <w:rsid w:val="003E07F2"/>
    <w:rsid w:val="003E0D7D"/>
    <w:rsid w:val="003E110E"/>
    <w:rsid w:val="003E137D"/>
    <w:rsid w:val="003E14FD"/>
    <w:rsid w:val="003E191C"/>
    <w:rsid w:val="003E1B43"/>
    <w:rsid w:val="003E1E26"/>
    <w:rsid w:val="003E1E4F"/>
    <w:rsid w:val="003E22E6"/>
    <w:rsid w:val="003E236F"/>
    <w:rsid w:val="003E2484"/>
    <w:rsid w:val="003E29DF"/>
    <w:rsid w:val="003E2B78"/>
    <w:rsid w:val="003E353A"/>
    <w:rsid w:val="003E3622"/>
    <w:rsid w:val="003E3BED"/>
    <w:rsid w:val="003E3F79"/>
    <w:rsid w:val="003E3FAC"/>
    <w:rsid w:val="003E408B"/>
    <w:rsid w:val="003E4191"/>
    <w:rsid w:val="003E4649"/>
    <w:rsid w:val="003E480F"/>
    <w:rsid w:val="003E4AC1"/>
    <w:rsid w:val="003E50F6"/>
    <w:rsid w:val="003E51C0"/>
    <w:rsid w:val="003E5307"/>
    <w:rsid w:val="003E54F1"/>
    <w:rsid w:val="003E57C1"/>
    <w:rsid w:val="003E57DE"/>
    <w:rsid w:val="003E5D49"/>
    <w:rsid w:val="003E5DFD"/>
    <w:rsid w:val="003E5E60"/>
    <w:rsid w:val="003E623F"/>
    <w:rsid w:val="003E6328"/>
    <w:rsid w:val="003E633F"/>
    <w:rsid w:val="003E64D3"/>
    <w:rsid w:val="003E6C53"/>
    <w:rsid w:val="003E7249"/>
    <w:rsid w:val="003E731F"/>
    <w:rsid w:val="003E732E"/>
    <w:rsid w:val="003E7B8C"/>
    <w:rsid w:val="003F0023"/>
    <w:rsid w:val="003F0300"/>
    <w:rsid w:val="003F06C8"/>
    <w:rsid w:val="003F08B0"/>
    <w:rsid w:val="003F1207"/>
    <w:rsid w:val="003F1582"/>
    <w:rsid w:val="003F17F8"/>
    <w:rsid w:val="003F19FE"/>
    <w:rsid w:val="003F1BA4"/>
    <w:rsid w:val="003F1F9D"/>
    <w:rsid w:val="003F20AD"/>
    <w:rsid w:val="003F20F2"/>
    <w:rsid w:val="003F238A"/>
    <w:rsid w:val="003F2476"/>
    <w:rsid w:val="003F25CC"/>
    <w:rsid w:val="003F265B"/>
    <w:rsid w:val="003F2712"/>
    <w:rsid w:val="003F2870"/>
    <w:rsid w:val="003F28D5"/>
    <w:rsid w:val="003F2AB2"/>
    <w:rsid w:val="003F2B0E"/>
    <w:rsid w:val="003F2B18"/>
    <w:rsid w:val="003F2C45"/>
    <w:rsid w:val="003F2CF4"/>
    <w:rsid w:val="003F2DCE"/>
    <w:rsid w:val="003F2DFA"/>
    <w:rsid w:val="003F2ED9"/>
    <w:rsid w:val="003F3030"/>
    <w:rsid w:val="003F3043"/>
    <w:rsid w:val="003F3114"/>
    <w:rsid w:val="003F3178"/>
    <w:rsid w:val="003F33AE"/>
    <w:rsid w:val="003F3741"/>
    <w:rsid w:val="003F3808"/>
    <w:rsid w:val="003F391A"/>
    <w:rsid w:val="003F3F27"/>
    <w:rsid w:val="003F430F"/>
    <w:rsid w:val="003F451E"/>
    <w:rsid w:val="003F45AC"/>
    <w:rsid w:val="003F4A15"/>
    <w:rsid w:val="003F4AAE"/>
    <w:rsid w:val="003F4D1F"/>
    <w:rsid w:val="003F51DE"/>
    <w:rsid w:val="003F51F7"/>
    <w:rsid w:val="003F5257"/>
    <w:rsid w:val="003F54CA"/>
    <w:rsid w:val="003F5693"/>
    <w:rsid w:val="003F584A"/>
    <w:rsid w:val="003F5877"/>
    <w:rsid w:val="003F59A4"/>
    <w:rsid w:val="003F5C0A"/>
    <w:rsid w:val="003F6265"/>
    <w:rsid w:val="003F66AC"/>
    <w:rsid w:val="003F67E5"/>
    <w:rsid w:val="003F68FF"/>
    <w:rsid w:val="003F6A55"/>
    <w:rsid w:val="003F6BB5"/>
    <w:rsid w:val="003F6BD7"/>
    <w:rsid w:val="003F6C7C"/>
    <w:rsid w:val="003F7081"/>
    <w:rsid w:val="003F72ED"/>
    <w:rsid w:val="003F74D2"/>
    <w:rsid w:val="003F74F7"/>
    <w:rsid w:val="003F7BCA"/>
    <w:rsid w:val="003F7D75"/>
    <w:rsid w:val="003F7E0C"/>
    <w:rsid w:val="0040020E"/>
    <w:rsid w:val="00400316"/>
    <w:rsid w:val="0040049D"/>
    <w:rsid w:val="0040083C"/>
    <w:rsid w:val="00400B89"/>
    <w:rsid w:val="00400C57"/>
    <w:rsid w:val="00400CC4"/>
    <w:rsid w:val="00400DC1"/>
    <w:rsid w:val="00400EDF"/>
    <w:rsid w:val="00400F44"/>
    <w:rsid w:val="00401187"/>
    <w:rsid w:val="00401242"/>
    <w:rsid w:val="00401359"/>
    <w:rsid w:val="00401583"/>
    <w:rsid w:val="0040195A"/>
    <w:rsid w:val="004019D6"/>
    <w:rsid w:val="004019F2"/>
    <w:rsid w:val="00401DCF"/>
    <w:rsid w:val="00401E44"/>
    <w:rsid w:val="004021ED"/>
    <w:rsid w:val="00402684"/>
    <w:rsid w:val="004029D3"/>
    <w:rsid w:val="00402B34"/>
    <w:rsid w:val="00402D4F"/>
    <w:rsid w:val="00403450"/>
    <w:rsid w:val="004035C4"/>
    <w:rsid w:val="00403786"/>
    <w:rsid w:val="004038CD"/>
    <w:rsid w:val="00403BB3"/>
    <w:rsid w:val="00403C17"/>
    <w:rsid w:val="0040402B"/>
    <w:rsid w:val="00404132"/>
    <w:rsid w:val="00404201"/>
    <w:rsid w:val="004042DA"/>
    <w:rsid w:val="00404B24"/>
    <w:rsid w:val="00405765"/>
    <w:rsid w:val="00405775"/>
    <w:rsid w:val="004059EC"/>
    <w:rsid w:val="00405A5A"/>
    <w:rsid w:val="00406044"/>
    <w:rsid w:val="0040616D"/>
    <w:rsid w:val="0040624B"/>
    <w:rsid w:val="00406376"/>
    <w:rsid w:val="004064EB"/>
    <w:rsid w:val="004066E9"/>
    <w:rsid w:val="004067E0"/>
    <w:rsid w:val="00407673"/>
    <w:rsid w:val="004076F1"/>
    <w:rsid w:val="004078CF"/>
    <w:rsid w:val="00407940"/>
    <w:rsid w:val="004079C6"/>
    <w:rsid w:val="004079E8"/>
    <w:rsid w:val="00407CFC"/>
    <w:rsid w:val="00407DA2"/>
    <w:rsid w:val="00409CB9"/>
    <w:rsid w:val="00410266"/>
    <w:rsid w:val="004103DF"/>
    <w:rsid w:val="00410608"/>
    <w:rsid w:val="00410A49"/>
    <w:rsid w:val="00410E10"/>
    <w:rsid w:val="00410FB4"/>
    <w:rsid w:val="0041146A"/>
    <w:rsid w:val="00411C6D"/>
    <w:rsid w:val="00412970"/>
    <w:rsid w:val="0041297D"/>
    <w:rsid w:val="00412A53"/>
    <w:rsid w:val="00412E47"/>
    <w:rsid w:val="00412EC6"/>
    <w:rsid w:val="00413031"/>
    <w:rsid w:val="00413055"/>
    <w:rsid w:val="0041308C"/>
    <w:rsid w:val="004134D1"/>
    <w:rsid w:val="004136DB"/>
    <w:rsid w:val="00413B20"/>
    <w:rsid w:val="004140EC"/>
    <w:rsid w:val="00414562"/>
    <w:rsid w:val="0041484A"/>
    <w:rsid w:val="00414BC7"/>
    <w:rsid w:val="004151DD"/>
    <w:rsid w:val="00415709"/>
    <w:rsid w:val="004157E6"/>
    <w:rsid w:val="00415834"/>
    <w:rsid w:val="00415AB0"/>
    <w:rsid w:val="00415AC4"/>
    <w:rsid w:val="00416060"/>
    <w:rsid w:val="004161FC"/>
    <w:rsid w:val="004163D7"/>
    <w:rsid w:val="0041661F"/>
    <w:rsid w:val="004169E2"/>
    <w:rsid w:val="00416D14"/>
    <w:rsid w:val="004171A0"/>
    <w:rsid w:val="00417470"/>
    <w:rsid w:val="00417734"/>
    <w:rsid w:val="0041783C"/>
    <w:rsid w:val="00417BD7"/>
    <w:rsid w:val="0041F446"/>
    <w:rsid w:val="004203A6"/>
    <w:rsid w:val="004208C7"/>
    <w:rsid w:val="00420B94"/>
    <w:rsid w:val="00420CFC"/>
    <w:rsid w:val="00420E15"/>
    <w:rsid w:val="00420F66"/>
    <w:rsid w:val="00420FE7"/>
    <w:rsid w:val="004211A3"/>
    <w:rsid w:val="00421299"/>
    <w:rsid w:val="00421505"/>
    <w:rsid w:val="0042160B"/>
    <w:rsid w:val="00421AA1"/>
    <w:rsid w:val="00421F43"/>
    <w:rsid w:val="0042200A"/>
    <w:rsid w:val="004221D4"/>
    <w:rsid w:val="004223C5"/>
    <w:rsid w:val="00422656"/>
    <w:rsid w:val="004227C3"/>
    <w:rsid w:val="00422B28"/>
    <w:rsid w:val="00422B56"/>
    <w:rsid w:val="00422CE4"/>
    <w:rsid w:val="004230CB"/>
    <w:rsid w:val="004231F8"/>
    <w:rsid w:val="0042391A"/>
    <w:rsid w:val="00423A43"/>
    <w:rsid w:val="00423C0A"/>
    <w:rsid w:val="00423E11"/>
    <w:rsid w:val="00424046"/>
    <w:rsid w:val="00424073"/>
    <w:rsid w:val="00424296"/>
    <w:rsid w:val="00424801"/>
    <w:rsid w:val="0042507F"/>
    <w:rsid w:val="004253BB"/>
    <w:rsid w:val="004258CC"/>
    <w:rsid w:val="004258E7"/>
    <w:rsid w:val="00425B02"/>
    <w:rsid w:val="004262F2"/>
    <w:rsid w:val="004264C7"/>
    <w:rsid w:val="004267DB"/>
    <w:rsid w:val="00426891"/>
    <w:rsid w:val="00426B4A"/>
    <w:rsid w:val="00426CA5"/>
    <w:rsid w:val="00426FAA"/>
    <w:rsid w:val="0042706E"/>
    <w:rsid w:val="00427211"/>
    <w:rsid w:val="004274B6"/>
    <w:rsid w:val="004276AE"/>
    <w:rsid w:val="00427814"/>
    <w:rsid w:val="00427A5D"/>
    <w:rsid w:val="00427E25"/>
    <w:rsid w:val="00430072"/>
    <w:rsid w:val="00430BC4"/>
    <w:rsid w:val="00430D21"/>
    <w:rsid w:val="0043109B"/>
    <w:rsid w:val="00431102"/>
    <w:rsid w:val="0043167F"/>
    <w:rsid w:val="004318FB"/>
    <w:rsid w:val="00431945"/>
    <w:rsid w:val="00431D1B"/>
    <w:rsid w:val="00431DE7"/>
    <w:rsid w:val="00431EFC"/>
    <w:rsid w:val="0043219D"/>
    <w:rsid w:val="00432262"/>
    <w:rsid w:val="00432661"/>
    <w:rsid w:val="004335F5"/>
    <w:rsid w:val="00433790"/>
    <w:rsid w:val="0043399B"/>
    <w:rsid w:val="004339C8"/>
    <w:rsid w:val="00433AE7"/>
    <w:rsid w:val="00433B50"/>
    <w:rsid w:val="00433BA1"/>
    <w:rsid w:val="00433C61"/>
    <w:rsid w:val="00433EFF"/>
    <w:rsid w:val="0043409C"/>
    <w:rsid w:val="0043446B"/>
    <w:rsid w:val="004344DA"/>
    <w:rsid w:val="004345DA"/>
    <w:rsid w:val="00434A41"/>
    <w:rsid w:val="00434C98"/>
    <w:rsid w:val="004356FF"/>
    <w:rsid w:val="00435959"/>
    <w:rsid w:val="004359BD"/>
    <w:rsid w:val="004359EA"/>
    <w:rsid w:val="0043604E"/>
    <w:rsid w:val="00436125"/>
    <w:rsid w:val="0043652C"/>
    <w:rsid w:val="00436716"/>
    <w:rsid w:val="00436C80"/>
    <w:rsid w:val="00436E1D"/>
    <w:rsid w:val="004377C2"/>
    <w:rsid w:val="004379D5"/>
    <w:rsid w:val="00437BC5"/>
    <w:rsid w:val="004406B5"/>
    <w:rsid w:val="00440B7C"/>
    <w:rsid w:val="00440B7F"/>
    <w:rsid w:val="00440BBD"/>
    <w:rsid w:val="004411BA"/>
    <w:rsid w:val="0044129D"/>
    <w:rsid w:val="00441516"/>
    <w:rsid w:val="00441521"/>
    <w:rsid w:val="004415E9"/>
    <w:rsid w:val="00441626"/>
    <w:rsid w:val="004416B7"/>
    <w:rsid w:val="004416DA"/>
    <w:rsid w:val="0044177B"/>
    <w:rsid w:val="00441989"/>
    <w:rsid w:val="00441A9F"/>
    <w:rsid w:val="0044224C"/>
    <w:rsid w:val="004424F8"/>
    <w:rsid w:val="00442518"/>
    <w:rsid w:val="004426DD"/>
    <w:rsid w:val="00442C35"/>
    <w:rsid w:val="00442DF5"/>
    <w:rsid w:val="0044318F"/>
    <w:rsid w:val="00443299"/>
    <w:rsid w:val="00443D43"/>
    <w:rsid w:val="00443FA8"/>
    <w:rsid w:val="004440F8"/>
    <w:rsid w:val="0044419D"/>
    <w:rsid w:val="0044433C"/>
    <w:rsid w:val="004443C2"/>
    <w:rsid w:val="004445C6"/>
    <w:rsid w:val="004446C8"/>
    <w:rsid w:val="00444BDB"/>
    <w:rsid w:val="00444FCC"/>
    <w:rsid w:val="00445896"/>
    <w:rsid w:val="00445BB2"/>
    <w:rsid w:val="00445C8D"/>
    <w:rsid w:val="00445D6D"/>
    <w:rsid w:val="0044626A"/>
    <w:rsid w:val="00446297"/>
    <w:rsid w:val="0044685D"/>
    <w:rsid w:val="004468A9"/>
    <w:rsid w:val="004468F0"/>
    <w:rsid w:val="004469F9"/>
    <w:rsid w:val="00446ABA"/>
    <w:rsid w:val="00446C82"/>
    <w:rsid w:val="00446E2B"/>
    <w:rsid w:val="00446F6E"/>
    <w:rsid w:val="0044705C"/>
    <w:rsid w:val="00447211"/>
    <w:rsid w:val="004475C8"/>
    <w:rsid w:val="00447EDC"/>
    <w:rsid w:val="004500A6"/>
    <w:rsid w:val="004502DB"/>
    <w:rsid w:val="004503E7"/>
    <w:rsid w:val="004507D9"/>
    <w:rsid w:val="00450C7E"/>
    <w:rsid w:val="00450C8B"/>
    <w:rsid w:val="00450E60"/>
    <w:rsid w:val="00450EC0"/>
    <w:rsid w:val="00450FB8"/>
    <w:rsid w:val="0045127F"/>
    <w:rsid w:val="0045191B"/>
    <w:rsid w:val="0045192F"/>
    <w:rsid w:val="00451C2C"/>
    <w:rsid w:val="00451C59"/>
    <w:rsid w:val="00451CC0"/>
    <w:rsid w:val="004524C5"/>
    <w:rsid w:val="004527E8"/>
    <w:rsid w:val="00452CA2"/>
    <w:rsid w:val="004530A4"/>
    <w:rsid w:val="00453186"/>
    <w:rsid w:val="004538FC"/>
    <w:rsid w:val="00453BC8"/>
    <w:rsid w:val="004541DA"/>
    <w:rsid w:val="00454238"/>
    <w:rsid w:val="00454BA3"/>
    <w:rsid w:val="00454D53"/>
    <w:rsid w:val="00454F18"/>
    <w:rsid w:val="004553EF"/>
    <w:rsid w:val="00455678"/>
    <w:rsid w:val="00455901"/>
    <w:rsid w:val="00455984"/>
    <w:rsid w:val="004559D3"/>
    <w:rsid w:val="00455B31"/>
    <w:rsid w:val="00455CEC"/>
    <w:rsid w:val="00456288"/>
    <w:rsid w:val="004563A5"/>
    <w:rsid w:val="004564CB"/>
    <w:rsid w:val="0045673F"/>
    <w:rsid w:val="00456765"/>
    <w:rsid w:val="004567F8"/>
    <w:rsid w:val="00456E26"/>
    <w:rsid w:val="004570E2"/>
    <w:rsid w:val="004570F0"/>
    <w:rsid w:val="0045713A"/>
    <w:rsid w:val="0045737C"/>
    <w:rsid w:val="00457610"/>
    <w:rsid w:val="00457734"/>
    <w:rsid w:val="004578E1"/>
    <w:rsid w:val="00457A7F"/>
    <w:rsid w:val="00457B38"/>
    <w:rsid w:val="00457CDD"/>
    <w:rsid w:val="00457F86"/>
    <w:rsid w:val="004602DB"/>
    <w:rsid w:val="00460506"/>
    <w:rsid w:val="00460547"/>
    <w:rsid w:val="00460BFD"/>
    <w:rsid w:val="00460C76"/>
    <w:rsid w:val="00460D76"/>
    <w:rsid w:val="00461088"/>
    <w:rsid w:val="004613FA"/>
    <w:rsid w:val="0046149E"/>
    <w:rsid w:val="0046185A"/>
    <w:rsid w:val="00461970"/>
    <w:rsid w:val="0046197F"/>
    <w:rsid w:val="00461B35"/>
    <w:rsid w:val="00461E62"/>
    <w:rsid w:val="00462296"/>
    <w:rsid w:val="004625C0"/>
    <w:rsid w:val="00462B5A"/>
    <w:rsid w:val="00462C76"/>
    <w:rsid w:val="00462CD6"/>
    <w:rsid w:val="00462CE5"/>
    <w:rsid w:val="00462E2A"/>
    <w:rsid w:val="00462EEF"/>
    <w:rsid w:val="00462F4C"/>
    <w:rsid w:val="0046385C"/>
    <w:rsid w:val="0046386B"/>
    <w:rsid w:val="00463E0D"/>
    <w:rsid w:val="00463F80"/>
    <w:rsid w:val="0046416C"/>
    <w:rsid w:val="004641CF"/>
    <w:rsid w:val="00464877"/>
    <w:rsid w:val="0046489E"/>
    <w:rsid w:val="00464D5B"/>
    <w:rsid w:val="0046502F"/>
    <w:rsid w:val="0046505B"/>
    <w:rsid w:val="004651F9"/>
    <w:rsid w:val="00465577"/>
    <w:rsid w:val="0046569D"/>
    <w:rsid w:val="00465748"/>
    <w:rsid w:val="00465A1D"/>
    <w:rsid w:val="00465E13"/>
    <w:rsid w:val="00465E7F"/>
    <w:rsid w:val="00465EA7"/>
    <w:rsid w:val="00465EE2"/>
    <w:rsid w:val="00466629"/>
    <w:rsid w:val="004666F5"/>
    <w:rsid w:val="00466ECF"/>
    <w:rsid w:val="004678A3"/>
    <w:rsid w:val="00467A26"/>
    <w:rsid w:val="00467D3E"/>
    <w:rsid w:val="004701EE"/>
    <w:rsid w:val="00470474"/>
    <w:rsid w:val="004707FE"/>
    <w:rsid w:val="00470913"/>
    <w:rsid w:val="00470BFB"/>
    <w:rsid w:val="00470DAE"/>
    <w:rsid w:val="00471385"/>
    <w:rsid w:val="00471869"/>
    <w:rsid w:val="00471A3E"/>
    <w:rsid w:val="00471AD3"/>
    <w:rsid w:val="00471B39"/>
    <w:rsid w:val="00472025"/>
    <w:rsid w:val="004720C6"/>
    <w:rsid w:val="00472ACD"/>
    <w:rsid w:val="00472EF8"/>
    <w:rsid w:val="00472F72"/>
    <w:rsid w:val="004731FB"/>
    <w:rsid w:val="00473336"/>
    <w:rsid w:val="00473362"/>
    <w:rsid w:val="004736CB"/>
    <w:rsid w:val="00473C80"/>
    <w:rsid w:val="00473DBD"/>
    <w:rsid w:val="00473ECC"/>
    <w:rsid w:val="004740E0"/>
    <w:rsid w:val="00474192"/>
    <w:rsid w:val="004741EC"/>
    <w:rsid w:val="0047429D"/>
    <w:rsid w:val="004743D4"/>
    <w:rsid w:val="0047453F"/>
    <w:rsid w:val="00474799"/>
    <w:rsid w:val="00474875"/>
    <w:rsid w:val="0047489C"/>
    <w:rsid w:val="004749B3"/>
    <w:rsid w:val="00474B9C"/>
    <w:rsid w:val="00475533"/>
    <w:rsid w:val="004763C9"/>
    <w:rsid w:val="00476591"/>
    <w:rsid w:val="00476BF8"/>
    <w:rsid w:val="004770BF"/>
    <w:rsid w:val="0047718C"/>
    <w:rsid w:val="0047725A"/>
    <w:rsid w:val="00477894"/>
    <w:rsid w:val="00477ACA"/>
    <w:rsid w:val="00477C11"/>
    <w:rsid w:val="00477E5B"/>
    <w:rsid w:val="004806C1"/>
    <w:rsid w:val="00480892"/>
    <w:rsid w:val="0048096D"/>
    <w:rsid w:val="00480CEB"/>
    <w:rsid w:val="0048105B"/>
    <w:rsid w:val="004810D0"/>
    <w:rsid w:val="004811AD"/>
    <w:rsid w:val="004812AC"/>
    <w:rsid w:val="004816E2"/>
    <w:rsid w:val="004819BA"/>
    <w:rsid w:val="00481F3B"/>
    <w:rsid w:val="0048202A"/>
    <w:rsid w:val="004823C9"/>
    <w:rsid w:val="00482A00"/>
    <w:rsid w:val="00482C5D"/>
    <w:rsid w:val="00483435"/>
    <w:rsid w:val="00483781"/>
    <w:rsid w:val="004837AA"/>
    <w:rsid w:val="00483D63"/>
    <w:rsid w:val="00484350"/>
    <w:rsid w:val="00484A0A"/>
    <w:rsid w:val="00484D54"/>
    <w:rsid w:val="00485169"/>
    <w:rsid w:val="0048559B"/>
    <w:rsid w:val="004855EB"/>
    <w:rsid w:val="004856BB"/>
    <w:rsid w:val="004856D1"/>
    <w:rsid w:val="00485C1D"/>
    <w:rsid w:val="00485E9F"/>
    <w:rsid w:val="004860DF"/>
    <w:rsid w:val="00486BC0"/>
    <w:rsid w:val="00486CF8"/>
    <w:rsid w:val="0048713C"/>
    <w:rsid w:val="00487470"/>
    <w:rsid w:val="00487AB3"/>
    <w:rsid w:val="00487D65"/>
    <w:rsid w:val="00487E2A"/>
    <w:rsid w:val="00487F12"/>
    <w:rsid w:val="00487FD5"/>
    <w:rsid w:val="0049027C"/>
    <w:rsid w:val="004902DA"/>
    <w:rsid w:val="004904D5"/>
    <w:rsid w:val="004907B4"/>
    <w:rsid w:val="00490942"/>
    <w:rsid w:val="00490AC0"/>
    <w:rsid w:val="00490C89"/>
    <w:rsid w:val="00490FF0"/>
    <w:rsid w:val="004912A0"/>
    <w:rsid w:val="00491E83"/>
    <w:rsid w:val="00492343"/>
    <w:rsid w:val="004927B3"/>
    <w:rsid w:val="004928BB"/>
    <w:rsid w:val="00492927"/>
    <w:rsid w:val="00492957"/>
    <w:rsid w:val="00492B51"/>
    <w:rsid w:val="00492C2E"/>
    <w:rsid w:val="00492E6F"/>
    <w:rsid w:val="00493147"/>
    <w:rsid w:val="004931C3"/>
    <w:rsid w:val="0049341C"/>
    <w:rsid w:val="004936A6"/>
    <w:rsid w:val="0049372A"/>
    <w:rsid w:val="0049398E"/>
    <w:rsid w:val="00494282"/>
    <w:rsid w:val="00494A12"/>
    <w:rsid w:val="00494A9E"/>
    <w:rsid w:val="00494B51"/>
    <w:rsid w:val="00494D7B"/>
    <w:rsid w:val="00494F5D"/>
    <w:rsid w:val="004951BA"/>
    <w:rsid w:val="00495266"/>
    <w:rsid w:val="0049543F"/>
    <w:rsid w:val="0049550A"/>
    <w:rsid w:val="0049553A"/>
    <w:rsid w:val="00495696"/>
    <w:rsid w:val="0049576F"/>
    <w:rsid w:val="00495E50"/>
    <w:rsid w:val="00495EDA"/>
    <w:rsid w:val="00495FFC"/>
    <w:rsid w:val="0049608A"/>
    <w:rsid w:val="0049636E"/>
    <w:rsid w:val="004963F1"/>
    <w:rsid w:val="00496489"/>
    <w:rsid w:val="00496775"/>
    <w:rsid w:val="00496A68"/>
    <w:rsid w:val="00496CD9"/>
    <w:rsid w:val="00497283"/>
    <w:rsid w:val="00497372"/>
    <w:rsid w:val="00497516"/>
    <w:rsid w:val="0049C6B8"/>
    <w:rsid w:val="004A0368"/>
    <w:rsid w:val="004A049C"/>
    <w:rsid w:val="004A0ED4"/>
    <w:rsid w:val="004A15DD"/>
    <w:rsid w:val="004A1788"/>
    <w:rsid w:val="004A1A7F"/>
    <w:rsid w:val="004A1E43"/>
    <w:rsid w:val="004A27AC"/>
    <w:rsid w:val="004A2EE5"/>
    <w:rsid w:val="004A3058"/>
    <w:rsid w:val="004A31D8"/>
    <w:rsid w:val="004A3537"/>
    <w:rsid w:val="004A377C"/>
    <w:rsid w:val="004A38E3"/>
    <w:rsid w:val="004A3D36"/>
    <w:rsid w:val="004A3FE8"/>
    <w:rsid w:val="004A4128"/>
    <w:rsid w:val="004A4272"/>
    <w:rsid w:val="004A454E"/>
    <w:rsid w:val="004A4719"/>
    <w:rsid w:val="004A50E4"/>
    <w:rsid w:val="004A52E7"/>
    <w:rsid w:val="004A53A3"/>
    <w:rsid w:val="004A5834"/>
    <w:rsid w:val="004A5876"/>
    <w:rsid w:val="004A5999"/>
    <w:rsid w:val="004A5F5D"/>
    <w:rsid w:val="004A628E"/>
    <w:rsid w:val="004A655F"/>
    <w:rsid w:val="004A66EA"/>
    <w:rsid w:val="004A680C"/>
    <w:rsid w:val="004A6886"/>
    <w:rsid w:val="004A6CAE"/>
    <w:rsid w:val="004A6EF2"/>
    <w:rsid w:val="004A6F37"/>
    <w:rsid w:val="004A706A"/>
    <w:rsid w:val="004A7535"/>
    <w:rsid w:val="004A7881"/>
    <w:rsid w:val="004A79A7"/>
    <w:rsid w:val="004A7BD4"/>
    <w:rsid w:val="004A7F74"/>
    <w:rsid w:val="004B0331"/>
    <w:rsid w:val="004B079E"/>
    <w:rsid w:val="004B09C0"/>
    <w:rsid w:val="004B0A71"/>
    <w:rsid w:val="004B0CE5"/>
    <w:rsid w:val="004B1250"/>
    <w:rsid w:val="004B13A1"/>
    <w:rsid w:val="004B1598"/>
    <w:rsid w:val="004B15E7"/>
    <w:rsid w:val="004B1819"/>
    <w:rsid w:val="004B2050"/>
    <w:rsid w:val="004B2607"/>
    <w:rsid w:val="004B2AA8"/>
    <w:rsid w:val="004B2D0E"/>
    <w:rsid w:val="004B2DB8"/>
    <w:rsid w:val="004B2EB2"/>
    <w:rsid w:val="004B2EEC"/>
    <w:rsid w:val="004B323B"/>
    <w:rsid w:val="004B3398"/>
    <w:rsid w:val="004B3BB6"/>
    <w:rsid w:val="004B3E13"/>
    <w:rsid w:val="004B4380"/>
    <w:rsid w:val="004B45F2"/>
    <w:rsid w:val="004B4B72"/>
    <w:rsid w:val="004B4E53"/>
    <w:rsid w:val="004B5590"/>
    <w:rsid w:val="004B5601"/>
    <w:rsid w:val="004B636E"/>
    <w:rsid w:val="004B6BAA"/>
    <w:rsid w:val="004B6C8A"/>
    <w:rsid w:val="004B6FB1"/>
    <w:rsid w:val="004B7518"/>
    <w:rsid w:val="004B7A35"/>
    <w:rsid w:val="004B7F57"/>
    <w:rsid w:val="004BA829"/>
    <w:rsid w:val="004C0153"/>
    <w:rsid w:val="004C047D"/>
    <w:rsid w:val="004C079C"/>
    <w:rsid w:val="004C0818"/>
    <w:rsid w:val="004C08DB"/>
    <w:rsid w:val="004C0B9E"/>
    <w:rsid w:val="004C120F"/>
    <w:rsid w:val="004C169B"/>
    <w:rsid w:val="004C18BD"/>
    <w:rsid w:val="004C1970"/>
    <w:rsid w:val="004C19B2"/>
    <w:rsid w:val="004C19C9"/>
    <w:rsid w:val="004C1DA8"/>
    <w:rsid w:val="004C1EE4"/>
    <w:rsid w:val="004C2055"/>
    <w:rsid w:val="004C2136"/>
    <w:rsid w:val="004C261F"/>
    <w:rsid w:val="004C26CD"/>
    <w:rsid w:val="004C29EB"/>
    <w:rsid w:val="004C2B22"/>
    <w:rsid w:val="004C2CAD"/>
    <w:rsid w:val="004C2D79"/>
    <w:rsid w:val="004C3104"/>
    <w:rsid w:val="004C32DC"/>
    <w:rsid w:val="004C337F"/>
    <w:rsid w:val="004C3933"/>
    <w:rsid w:val="004C4100"/>
    <w:rsid w:val="004C421A"/>
    <w:rsid w:val="004C4439"/>
    <w:rsid w:val="004C4AD9"/>
    <w:rsid w:val="004C4B6B"/>
    <w:rsid w:val="004C5101"/>
    <w:rsid w:val="004C518B"/>
    <w:rsid w:val="004C56E2"/>
    <w:rsid w:val="004C5984"/>
    <w:rsid w:val="004C5B97"/>
    <w:rsid w:val="004C5E73"/>
    <w:rsid w:val="004C5F1B"/>
    <w:rsid w:val="004C625B"/>
    <w:rsid w:val="004C6406"/>
    <w:rsid w:val="004C657B"/>
    <w:rsid w:val="004C68FD"/>
    <w:rsid w:val="004C6B4E"/>
    <w:rsid w:val="004C6BC3"/>
    <w:rsid w:val="004C6DA9"/>
    <w:rsid w:val="004C7100"/>
    <w:rsid w:val="004C7138"/>
    <w:rsid w:val="004C7237"/>
    <w:rsid w:val="004C757D"/>
    <w:rsid w:val="004C7B9B"/>
    <w:rsid w:val="004D00E7"/>
    <w:rsid w:val="004D0662"/>
    <w:rsid w:val="004D06C0"/>
    <w:rsid w:val="004D08AE"/>
    <w:rsid w:val="004D0B6F"/>
    <w:rsid w:val="004D0C80"/>
    <w:rsid w:val="004D11A3"/>
    <w:rsid w:val="004D12E3"/>
    <w:rsid w:val="004D1477"/>
    <w:rsid w:val="004D1573"/>
    <w:rsid w:val="004D1971"/>
    <w:rsid w:val="004D19E7"/>
    <w:rsid w:val="004D1EA1"/>
    <w:rsid w:val="004D253E"/>
    <w:rsid w:val="004D2835"/>
    <w:rsid w:val="004D2A82"/>
    <w:rsid w:val="004D2BC0"/>
    <w:rsid w:val="004D2C29"/>
    <w:rsid w:val="004D2C84"/>
    <w:rsid w:val="004D2FF1"/>
    <w:rsid w:val="004D30DB"/>
    <w:rsid w:val="004D326A"/>
    <w:rsid w:val="004D36F2"/>
    <w:rsid w:val="004D3C8B"/>
    <w:rsid w:val="004D3D05"/>
    <w:rsid w:val="004D3EA2"/>
    <w:rsid w:val="004D41B9"/>
    <w:rsid w:val="004D422E"/>
    <w:rsid w:val="004D44CF"/>
    <w:rsid w:val="004D48BA"/>
    <w:rsid w:val="004D4A45"/>
    <w:rsid w:val="004D53DE"/>
    <w:rsid w:val="004D54E9"/>
    <w:rsid w:val="004D59E5"/>
    <w:rsid w:val="004D5A09"/>
    <w:rsid w:val="004D5A7D"/>
    <w:rsid w:val="004D5CA0"/>
    <w:rsid w:val="004D603C"/>
    <w:rsid w:val="004D615B"/>
    <w:rsid w:val="004D643D"/>
    <w:rsid w:val="004D674B"/>
    <w:rsid w:val="004D6872"/>
    <w:rsid w:val="004D6DFC"/>
    <w:rsid w:val="004D6EA9"/>
    <w:rsid w:val="004D7122"/>
    <w:rsid w:val="004D74B0"/>
    <w:rsid w:val="004D7513"/>
    <w:rsid w:val="004D7895"/>
    <w:rsid w:val="004D7FBF"/>
    <w:rsid w:val="004E0031"/>
    <w:rsid w:val="004E0060"/>
    <w:rsid w:val="004E0127"/>
    <w:rsid w:val="004E0137"/>
    <w:rsid w:val="004E060F"/>
    <w:rsid w:val="004E065A"/>
    <w:rsid w:val="004E0F9D"/>
    <w:rsid w:val="004E100F"/>
    <w:rsid w:val="004E11AA"/>
    <w:rsid w:val="004E11DC"/>
    <w:rsid w:val="004E1276"/>
    <w:rsid w:val="004E12FB"/>
    <w:rsid w:val="004E1BE6"/>
    <w:rsid w:val="004E1EA6"/>
    <w:rsid w:val="004E202D"/>
    <w:rsid w:val="004E21C9"/>
    <w:rsid w:val="004E2283"/>
    <w:rsid w:val="004E2607"/>
    <w:rsid w:val="004E2C6A"/>
    <w:rsid w:val="004E2C85"/>
    <w:rsid w:val="004E3148"/>
    <w:rsid w:val="004E322C"/>
    <w:rsid w:val="004E3C06"/>
    <w:rsid w:val="004E4110"/>
    <w:rsid w:val="004E4196"/>
    <w:rsid w:val="004E440B"/>
    <w:rsid w:val="004E46A0"/>
    <w:rsid w:val="004E4E92"/>
    <w:rsid w:val="004E5032"/>
    <w:rsid w:val="004E596C"/>
    <w:rsid w:val="004E5B63"/>
    <w:rsid w:val="004E5DBC"/>
    <w:rsid w:val="004E6B60"/>
    <w:rsid w:val="004E6D5C"/>
    <w:rsid w:val="004E715C"/>
    <w:rsid w:val="004E7746"/>
    <w:rsid w:val="004E7DE2"/>
    <w:rsid w:val="004E7E54"/>
    <w:rsid w:val="004F0273"/>
    <w:rsid w:val="004F0516"/>
    <w:rsid w:val="004F0941"/>
    <w:rsid w:val="004F0A8B"/>
    <w:rsid w:val="004F1567"/>
    <w:rsid w:val="004F16EB"/>
    <w:rsid w:val="004F18C7"/>
    <w:rsid w:val="004F1A80"/>
    <w:rsid w:val="004F1B11"/>
    <w:rsid w:val="004F1EA3"/>
    <w:rsid w:val="004F1F60"/>
    <w:rsid w:val="004F21A7"/>
    <w:rsid w:val="004F278B"/>
    <w:rsid w:val="004F3030"/>
    <w:rsid w:val="004F3211"/>
    <w:rsid w:val="004F33C9"/>
    <w:rsid w:val="004F3A20"/>
    <w:rsid w:val="004F3B9F"/>
    <w:rsid w:val="004F3ECB"/>
    <w:rsid w:val="004F40D4"/>
    <w:rsid w:val="004F418E"/>
    <w:rsid w:val="004F43E2"/>
    <w:rsid w:val="004F459E"/>
    <w:rsid w:val="004F4939"/>
    <w:rsid w:val="004F49F5"/>
    <w:rsid w:val="004F4A39"/>
    <w:rsid w:val="004F4B6D"/>
    <w:rsid w:val="004F4BBB"/>
    <w:rsid w:val="004F4CE8"/>
    <w:rsid w:val="004F4DE9"/>
    <w:rsid w:val="004F4E70"/>
    <w:rsid w:val="004F4F28"/>
    <w:rsid w:val="004F50A1"/>
    <w:rsid w:val="004F5366"/>
    <w:rsid w:val="004F5469"/>
    <w:rsid w:val="004F5821"/>
    <w:rsid w:val="004F5A50"/>
    <w:rsid w:val="004F5A62"/>
    <w:rsid w:val="004F637F"/>
    <w:rsid w:val="004F6765"/>
    <w:rsid w:val="004F6B6F"/>
    <w:rsid w:val="004F6BF0"/>
    <w:rsid w:val="004F6D5E"/>
    <w:rsid w:val="004F7472"/>
    <w:rsid w:val="004F7645"/>
    <w:rsid w:val="004F7ACF"/>
    <w:rsid w:val="004F7C73"/>
    <w:rsid w:val="004F7EEE"/>
    <w:rsid w:val="005002D7"/>
    <w:rsid w:val="00500312"/>
    <w:rsid w:val="00500696"/>
    <w:rsid w:val="00500B0B"/>
    <w:rsid w:val="00500E70"/>
    <w:rsid w:val="005010C6"/>
    <w:rsid w:val="005010D3"/>
    <w:rsid w:val="0050152B"/>
    <w:rsid w:val="005015C7"/>
    <w:rsid w:val="0050189B"/>
    <w:rsid w:val="005019BE"/>
    <w:rsid w:val="00501C17"/>
    <w:rsid w:val="00501D6F"/>
    <w:rsid w:val="00501E09"/>
    <w:rsid w:val="005020D8"/>
    <w:rsid w:val="0050212B"/>
    <w:rsid w:val="005025AF"/>
    <w:rsid w:val="00502635"/>
    <w:rsid w:val="00502963"/>
    <w:rsid w:val="005029E3"/>
    <w:rsid w:val="005031BC"/>
    <w:rsid w:val="00503327"/>
    <w:rsid w:val="0050358D"/>
    <w:rsid w:val="00503FFB"/>
    <w:rsid w:val="00504299"/>
    <w:rsid w:val="005043C2"/>
    <w:rsid w:val="005044B0"/>
    <w:rsid w:val="00504BFC"/>
    <w:rsid w:val="00504CE7"/>
    <w:rsid w:val="00504EE8"/>
    <w:rsid w:val="00504EEB"/>
    <w:rsid w:val="005051EC"/>
    <w:rsid w:val="005056B0"/>
    <w:rsid w:val="00505A02"/>
    <w:rsid w:val="00505C7A"/>
    <w:rsid w:val="00505EE4"/>
    <w:rsid w:val="0050621D"/>
    <w:rsid w:val="00506897"/>
    <w:rsid w:val="00507274"/>
    <w:rsid w:val="00507506"/>
    <w:rsid w:val="005075DB"/>
    <w:rsid w:val="00507935"/>
    <w:rsid w:val="00507AD3"/>
    <w:rsid w:val="00507D74"/>
    <w:rsid w:val="00510772"/>
    <w:rsid w:val="005113DA"/>
    <w:rsid w:val="005116A4"/>
    <w:rsid w:val="00511CEA"/>
    <w:rsid w:val="00511E18"/>
    <w:rsid w:val="005122F8"/>
    <w:rsid w:val="00512521"/>
    <w:rsid w:val="00512B20"/>
    <w:rsid w:val="00512C36"/>
    <w:rsid w:val="00512DFB"/>
    <w:rsid w:val="00512ED5"/>
    <w:rsid w:val="005134B4"/>
    <w:rsid w:val="00513E93"/>
    <w:rsid w:val="005140B3"/>
    <w:rsid w:val="0051446B"/>
    <w:rsid w:val="00514580"/>
    <w:rsid w:val="005147D1"/>
    <w:rsid w:val="00514B66"/>
    <w:rsid w:val="0051516C"/>
    <w:rsid w:val="00515562"/>
    <w:rsid w:val="005155F6"/>
    <w:rsid w:val="00515657"/>
    <w:rsid w:val="005156DB"/>
    <w:rsid w:val="00515762"/>
    <w:rsid w:val="00515D6B"/>
    <w:rsid w:val="00516057"/>
    <w:rsid w:val="00516187"/>
    <w:rsid w:val="005162E3"/>
    <w:rsid w:val="005166B0"/>
    <w:rsid w:val="00516914"/>
    <w:rsid w:val="00516A1A"/>
    <w:rsid w:val="00516B42"/>
    <w:rsid w:val="00516FF8"/>
    <w:rsid w:val="005170CD"/>
    <w:rsid w:val="005171ED"/>
    <w:rsid w:val="005175A2"/>
    <w:rsid w:val="00517660"/>
    <w:rsid w:val="0051785A"/>
    <w:rsid w:val="00520253"/>
    <w:rsid w:val="0052077B"/>
    <w:rsid w:val="00520D05"/>
    <w:rsid w:val="00520E67"/>
    <w:rsid w:val="00521072"/>
    <w:rsid w:val="0052143E"/>
    <w:rsid w:val="0052148E"/>
    <w:rsid w:val="0052176C"/>
    <w:rsid w:val="005219E8"/>
    <w:rsid w:val="00522161"/>
    <w:rsid w:val="00522196"/>
    <w:rsid w:val="005221A2"/>
    <w:rsid w:val="005221DD"/>
    <w:rsid w:val="00522944"/>
    <w:rsid w:val="0052295D"/>
    <w:rsid w:val="00522BCB"/>
    <w:rsid w:val="0052312A"/>
    <w:rsid w:val="005237BE"/>
    <w:rsid w:val="0052388F"/>
    <w:rsid w:val="00523B37"/>
    <w:rsid w:val="00523DCB"/>
    <w:rsid w:val="00523F71"/>
    <w:rsid w:val="0052416F"/>
    <w:rsid w:val="00524183"/>
    <w:rsid w:val="00524431"/>
    <w:rsid w:val="00524641"/>
    <w:rsid w:val="005247B5"/>
    <w:rsid w:val="005249B0"/>
    <w:rsid w:val="00524BE8"/>
    <w:rsid w:val="00524CBA"/>
    <w:rsid w:val="00524E3E"/>
    <w:rsid w:val="00524F33"/>
    <w:rsid w:val="00525172"/>
    <w:rsid w:val="00525522"/>
    <w:rsid w:val="005258BF"/>
    <w:rsid w:val="00525B82"/>
    <w:rsid w:val="00525CE7"/>
    <w:rsid w:val="005260AC"/>
    <w:rsid w:val="00526764"/>
    <w:rsid w:val="0052694A"/>
    <w:rsid w:val="00526A01"/>
    <w:rsid w:val="00526D23"/>
    <w:rsid w:val="005272AF"/>
    <w:rsid w:val="00527402"/>
    <w:rsid w:val="00527485"/>
    <w:rsid w:val="0052769A"/>
    <w:rsid w:val="005276C7"/>
    <w:rsid w:val="0052773D"/>
    <w:rsid w:val="00527794"/>
    <w:rsid w:val="0052780E"/>
    <w:rsid w:val="0052786B"/>
    <w:rsid w:val="00527B24"/>
    <w:rsid w:val="00527DAC"/>
    <w:rsid w:val="00527F7B"/>
    <w:rsid w:val="0052843C"/>
    <w:rsid w:val="0053034D"/>
    <w:rsid w:val="005303F4"/>
    <w:rsid w:val="00530607"/>
    <w:rsid w:val="00530B28"/>
    <w:rsid w:val="0053116B"/>
    <w:rsid w:val="0053117B"/>
    <w:rsid w:val="00531417"/>
    <w:rsid w:val="00531617"/>
    <w:rsid w:val="00531A04"/>
    <w:rsid w:val="00531EAF"/>
    <w:rsid w:val="005320FD"/>
    <w:rsid w:val="00532666"/>
    <w:rsid w:val="00532754"/>
    <w:rsid w:val="00532A0A"/>
    <w:rsid w:val="00532AD2"/>
    <w:rsid w:val="00532B09"/>
    <w:rsid w:val="00532F2E"/>
    <w:rsid w:val="00532F50"/>
    <w:rsid w:val="00532F7E"/>
    <w:rsid w:val="0053342A"/>
    <w:rsid w:val="00533696"/>
    <w:rsid w:val="005338F3"/>
    <w:rsid w:val="00533B8B"/>
    <w:rsid w:val="00533E71"/>
    <w:rsid w:val="00534026"/>
    <w:rsid w:val="0053403A"/>
    <w:rsid w:val="005341E6"/>
    <w:rsid w:val="005342C2"/>
    <w:rsid w:val="005342DD"/>
    <w:rsid w:val="00534584"/>
    <w:rsid w:val="0053468A"/>
    <w:rsid w:val="00534E37"/>
    <w:rsid w:val="00534EF5"/>
    <w:rsid w:val="005358C2"/>
    <w:rsid w:val="005365B8"/>
    <w:rsid w:val="00536940"/>
    <w:rsid w:val="00536C62"/>
    <w:rsid w:val="0053751A"/>
    <w:rsid w:val="005378D4"/>
    <w:rsid w:val="00537971"/>
    <w:rsid w:val="00537A5A"/>
    <w:rsid w:val="00537A9E"/>
    <w:rsid w:val="00537ED4"/>
    <w:rsid w:val="005405D9"/>
    <w:rsid w:val="005409FE"/>
    <w:rsid w:val="00540A4F"/>
    <w:rsid w:val="00540B6B"/>
    <w:rsid w:val="00540BC0"/>
    <w:rsid w:val="00540DEE"/>
    <w:rsid w:val="00540F80"/>
    <w:rsid w:val="00540F8A"/>
    <w:rsid w:val="00541054"/>
    <w:rsid w:val="0054153E"/>
    <w:rsid w:val="00541CDD"/>
    <w:rsid w:val="00541F76"/>
    <w:rsid w:val="005420A2"/>
    <w:rsid w:val="00542509"/>
    <w:rsid w:val="005427BF"/>
    <w:rsid w:val="0054290E"/>
    <w:rsid w:val="0054295E"/>
    <w:rsid w:val="00542A53"/>
    <w:rsid w:val="00542CCA"/>
    <w:rsid w:val="00542D75"/>
    <w:rsid w:val="00542F83"/>
    <w:rsid w:val="0054337D"/>
    <w:rsid w:val="00543408"/>
    <w:rsid w:val="005434C3"/>
    <w:rsid w:val="005438CA"/>
    <w:rsid w:val="005439BD"/>
    <w:rsid w:val="00543C29"/>
    <w:rsid w:val="00543DA4"/>
    <w:rsid w:val="005442E7"/>
    <w:rsid w:val="005443C3"/>
    <w:rsid w:val="00544649"/>
    <w:rsid w:val="005446B8"/>
    <w:rsid w:val="0054479E"/>
    <w:rsid w:val="00544C73"/>
    <w:rsid w:val="00545268"/>
    <w:rsid w:val="005453E9"/>
    <w:rsid w:val="00545409"/>
    <w:rsid w:val="005456F8"/>
    <w:rsid w:val="00546057"/>
    <w:rsid w:val="005464E0"/>
    <w:rsid w:val="0054680C"/>
    <w:rsid w:val="00546C9C"/>
    <w:rsid w:val="00546CB1"/>
    <w:rsid w:val="00546FB5"/>
    <w:rsid w:val="0054793B"/>
    <w:rsid w:val="00547BC0"/>
    <w:rsid w:val="00547D9B"/>
    <w:rsid w:val="00550847"/>
    <w:rsid w:val="00550A71"/>
    <w:rsid w:val="00550B2C"/>
    <w:rsid w:val="00550EC3"/>
    <w:rsid w:val="00550F30"/>
    <w:rsid w:val="0055113A"/>
    <w:rsid w:val="005517F0"/>
    <w:rsid w:val="0055193A"/>
    <w:rsid w:val="0055199A"/>
    <w:rsid w:val="00551A3D"/>
    <w:rsid w:val="00551B7A"/>
    <w:rsid w:val="00551C84"/>
    <w:rsid w:val="00551DF4"/>
    <w:rsid w:val="0055205B"/>
    <w:rsid w:val="00552354"/>
    <w:rsid w:val="0055248C"/>
    <w:rsid w:val="00552909"/>
    <w:rsid w:val="00552A92"/>
    <w:rsid w:val="00552C97"/>
    <w:rsid w:val="00552DE1"/>
    <w:rsid w:val="00552E18"/>
    <w:rsid w:val="0055325E"/>
    <w:rsid w:val="00553775"/>
    <w:rsid w:val="00553920"/>
    <w:rsid w:val="005539F1"/>
    <w:rsid w:val="005539FB"/>
    <w:rsid w:val="00553BCA"/>
    <w:rsid w:val="00554219"/>
    <w:rsid w:val="005543D6"/>
    <w:rsid w:val="005544A9"/>
    <w:rsid w:val="005549B7"/>
    <w:rsid w:val="00554D2A"/>
    <w:rsid w:val="005556FC"/>
    <w:rsid w:val="005559AA"/>
    <w:rsid w:val="005559B0"/>
    <w:rsid w:val="00555D95"/>
    <w:rsid w:val="00555F0B"/>
    <w:rsid w:val="005562B2"/>
    <w:rsid w:val="00556339"/>
    <w:rsid w:val="0055693E"/>
    <w:rsid w:val="00556ABC"/>
    <w:rsid w:val="00556E20"/>
    <w:rsid w:val="00556EA5"/>
    <w:rsid w:val="005572EC"/>
    <w:rsid w:val="00557531"/>
    <w:rsid w:val="00557DBE"/>
    <w:rsid w:val="00559D9D"/>
    <w:rsid w:val="00560584"/>
    <w:rsid w:val="00560B68"/>
    <w:rsid w:val="00560C4C"/>
    <w:rsid w:val="00560FA5"/>
    <w:rsid w:val="00561125"/>
    <w:rsid w:val="005613C7"/>
    <w:rsid w:val="005615CA"/>
    <w:rsid w:val="00561E37"/>
    <w:rsid w:val="005622B9"/>
    <w:rsid w:val="00562487"/>
    <w:rsid w:val="005624D1"/>
    <w:rsid w:val="00562563"/>
    <w:rsid w:val="00562BED"/>
    <w:rsid w:val="00562D5F"/>
    <w:rsid w:val="00563309"/>
    <w:rsid w:val="005635EB"/>
    <w:rsid w:val="00563652"/>
    <w:rsid w:val="005636F8"/>
    <w:rsid w:val="00563736"/>
    <w:rsid w:val="0056382E"/>
    <w:rsid w:val="00563904"/>
    <w:rsid w:val="00563B22"/>
    <w:rsid w:val="00563B91"/>
    <w:rsid w:val="00564086"/>
    <w:rsid w:val="00564338"/>
    <w:rsid w:val="00564449"/>
    <w:rsid w:val="005646CA"/>
    <w:rsid w:val="00564F80"/>
    <w:rsid w:val="005650BE"/>
    <w:rsid w:val="00565AA3"/>
    <w:rsid w:val="00565E60"/>
    <w:rsid w:val="00565FE9"/>
    <w:rsid w:val="0056609F"/>
    <w:rsid w:val="00566190"/>
    <w:rsid w:val="0056626D"/>
    <w:rsid w:val="0056634A"/>
    <w:rsid w:val="00566A99"/>
    <w:rsid w:val="00566CC1"/>
    <w:rsid w:val="00567223"/>
    <w:rsid w:val="00567378"/>
    <w:rsid w:val="0056753E"/>
    <w:rsid w:val="00567919"/>
    <w:rsid w:val="00567CD8"/>
    <w:rsid w:val="00567DCD"/>
    <w:rsid w:val="00567EBC"/>
    <w:rsid w:val="005700F0"/>
    <w:rsid w:val="00570101"/>
    <w:rsid w:val="00570982"/>
    <w:rsid w:val="00571783"/>
    <w:rsid w:val="005717CF"/>
    <w:rsid w:val="00571912"/>
    <w:rsid w:val="00572027"/>
    <w:rsid w:val="00572145"/>
    <w:rsid w:val="00572375"/>
    <w:rsid w:val="00572916"/>
    <w:rsid w:val="00572C20"/>
    <w:rsid w:val="005731FF"/>
    <w:rsid w:val="00573D73"/>
    <w:rsid w:val="00573F43"/>
    <w:rsid w:val="005740CD"/>
    <w:rsid w:val="00574414"/>
    <w:rsid w:val="00574543"/>
    <w:rsid w:val="00574D1C"/>
    <w:rsid w:val="00574DEE"/>
    <w:rsid w:val="0057513A"/>
    <w:rsid w:val="00575159"/>
    <w:rsid w:val="00575623"/>
    <w:rsid w:val="005756EC"/>
    <w:rsid w:val="005758A6"/>
    <w:rsid w:val="00575986"/>
    <w:rsid w:val="00575AB5"/>
    <w:rsid w:val="00575BB5"/>
    <w:rsid w:val="00576255"/>
    <w:rsid w:val="00576746"/>
    <w:rsid w:val="00576751"/>
    <w:rsid w:val="0057675C"/>
    <w:rsid w:val="00576ECD"/>
    <w:rsid w:val="00577095"/>
    <w:rsid w:val="005771D1"/>
    <w:rsid w:val="005772E0"/>
    <w:rsid w:val="00577910"/>
    <w:rsid w:val="005779A8"/>
    <w:rsid w:val="005782E3"/>
    <w:rsid w:val="00580136"/>
    <w:rsid w:val="005803AB"/>
    <w:rsid w:val="00580763"/>
    <w:rsid w:val="005808E5"/>
    <w:rsid w:val="0058126A"/>
    <w:rsid w:val="005819FB"/>
    <w:rsid w:val="00581C0C"/>
    <w:rsid w:val="00581C12"/>
    <w:rsid w:val="00582117"/>
    <w:rsid w:val="00582197"/>
    <w:rsid w:val="005823E1"/>
    <w:rsid w:val="00582635"/>
    <w:rsid w:val="005828B3"/>
    <w:rsid w:val="005828F6"/>
    <w:rsid w:val="00582A19"/>
    <w:rsid w:val="00582BB9"/>
    <w:rsid w:val="0058304F"/>
    <w:rsid w:val="0058326D"/>
    <w:rsid w:val="005839C0"/>
    <w:rsid w:val="00583AF8"/>
    <w:rsid w:val="00583CE9"/>
    <w:rsid w:val="00583E1E"/>
    <w:rsid w:val="00583E4E"/>
    <w:rsid w:val="00584498"/>
    <w:rsid w:val="00584506"/>
    <w:rsid w:val="005845A7"/>
    <w:rsid w:val="005848CA"/>
    <w:rsid w:val="00584948"/>
    <w:rsid w:val="00584A60"/>
    <w:rsid w:val="00584BF6"/>
    <w:rsid w:val="00584DFC"/>
    <w:rsid w:val="00585048"/>
    <w:rsid w:val="00585480"/>
    <w:rsid w:val="005861E6"/>
    <w:rsid w:val="00586340"/>
    <w:rsid w:val="0058637D"/>
    <w:rsid w:val="00586920"/>
    <w:rsid w:val="00586C6E"/>
    <w:rsid w:val="00586D77"/>
    <w:rsid w:val="00586F2D"/>
    <w:rsid w:val="0058709E"/>
    <w:rsid w:val="0058794B"/>
    <w:rsid w:val="00587BF0"/>
    <w:rsid w:val="005882EC"/>
    <w:rsid w:val="0059010F"/>
    <w:rsid w:val="00590183"/>
    <w:rsid w:val="005902E0"/>
    <w:rsid w:val="0059036C"/>
    <w:rsid w:val="00590600"/>
    <w:rsid w:val="005908BD"/>
    <w:rsid w:val="005908CB"/>
    <w:rsid w:val="005908DF"/>
    <w:rsid w:val="00590933"/>
    <w:rsid w:val="00590BDC"/>
    <w:rsid w:val="00590CD2"/>
    <w:rsid w:val="00590D71"/>
    <w:rsid w:val="00590E90"/>
    <w:rsid w:val="00590EBD"/>
    <w:rsid w:val="0059105C"/>
    <w:rsid w:val="005913CD"/>
    <w:rsid w:val="0059157C"/>
    <w:rsid w:val="0059169D"/>
    <w:rsid w:val="005916F6"/>
    <w:rsid w:val="00591B87"/>
    <w:rsid w:val="0059230F"/>
    <w:rsid w:val="0059270E"/>
    <w:rsid w:val="00592ADD"/>
    <w:rsid w:val="00592F28"/>
    <w:rsid w:val="005933EE"/>
    <w:rsid w:val="005936EB"/>
    <w:rsid w:val="005937D5"/>
    <w:rsid w:val="00593F48"/>
    <w:rsid w:val="005942B0"/>
    <w:rsid w:val="005947C0"/>
    <w:rsid w:val="00594AF2"/>
    <w:rsid w:val="00594E80"/>
    <w:rsid w:val="005950C7"/>
    <w:rsid w:val="00595133"/>
    <w:rsid w:val="0059514F"/>
    <w:rsid w:val="0059519E"/>
    <w:rsid w:val="0059562C"/>
    <w:rsid w:val="0059569C"/>
    <w:rsid w:val="0059592E"/>
    <w:rsid w:val="00595A53"/>
    <w:rsid w:val="00595C90"/>
    <w:rsid w:val="00595DA5"/>
    <w:rsid w:val="00596084"/>
    <w:rsid w:val="0059634B"/>
    <w:rsid w:val="0059672B"/>
    <w:rsid w:val="00596F23"/>
    <w:rsid w:val="0059751F"/>
    <w:rsid w:val="00597BC0"/>
    <w:rsid w:val="00597F98"/>
    <w:rsid w:val="005A027D"/>
    <w:rsid w:val="005A07EB"/>
    <w:rsid w:val="005A0972"/>
    <w:rsid w:val="005A0CA1"/>
    <w:rsid w:val="005A0EEC"/>
    <w:rsid w:val="005A1142"/>
    <w:rsid w:val="005A15F7"/>
    <w:rsid w:val="005A1639"/>
    <w:rsid w:val="005A164A"/>
    <w:rsid w:val="005A1A50"/>
    <w:rsid w:val="005A23EB"/>
    <w:rsid w:val="005A2597"/>
    <w:rsid w:val="005A27C6"/>
    <w:rsid w:val="005A2860"/>
    <w:rsid w:val="005A29C9"/>
    <w:rsid w:val="005A2B56"/>
    <w:rsid w:val="005A3697"/>
    <w:rsid w:val="005A405F"/>
    <w:rsid w:val="005A40DF"/>
    <w:rsid w:val="005A436D"/>
    <w:rsid w:val="005A43FE"/>
    <w:rsid w:val="005A44D6"/>
    <w:rsid w:val="005A47D1"/>
    <w:rsid w:val="005A4D14"/>
    <w:rsid w:val="005A4E4A"/>
    <w:rsid w:val="005A4F65"/>
    <w:rsid w:val="005A5586"/>
    <w:rsid w:val="005A55C8"/>
    <w:rsid w:val="005A5746"/>
    <w:rsid w:val="005A61F1"/>
    <w:rsid w:val="005A63A7"/>
    <w:rsid w:val="005A6C40"/>
    <w:rsid w:val="005A7010"/>
    <w:rsid w:val="005A772F"/>
    <w:rsid w:val="005A785A"/>
    <w:rsid w:val="005A79D0"/>
    <w:rsid w:val="005A7AE4"/>
    <w:rsid w:val="005A7D41"/>
    <w:rsid w:val="005A7F0C"/>
    <w:rsid w:val="005B0358"/>
    <w:rsid w:val="005B073A"/>
    <w:rsid w:val="005B0746"/>
    <w:rsid w:val="005B0EA9"/>
    <w:rsid w:val="005B0FA2"/>
    <w:rsid w:val="005B1337"/>
    <w:rsid w:val="005B1369"/>
    <w:rsid w:val="005B18EC"/>
    <w:rsid w:val="005B273D"/>
    <w:rsid w:val="005B2D23"/>
    <w:rsid w:val="005B2F59"/>
    <w:rsid w:val="005B303D"/>
    <w:rsid w:val="005B34D6"/>
    <w:rsid w:val="005B35DC"/>
    <w:rsid w:val="005B371E"/>
    <w:rsid w:val="005B3895"/>
    <w:rsid w:val="005B3E06"/>
    <w:rsid w:val="005B4581"/>
    <w:rsid w:val="005B4596"/>
    <w:rsid w:val="005B469F"/>
    <w:rsid w:val="005B47CF"/>
    <w:rsid w:val="005B4A49"/>
    <w:rsid w:val="005B4D49"/>
    <w:rsid w:val="005B5146"/>
    <w:rsid w:val="005B5205"/>
    <w:rsid w:val="005B5219"/>
    <w:rsid w:val="005B5399"/>
    <w:rsid w:val="005B5463"/>
    <w:rsid w:val="005B55BC"/>
    <w:rsid w:val="005B5669"/>
    <w:rsid w:val="005B5D23"/>
    <w:rsid w:val="005B60D3"/>
    <w:rsid w:val="005B6676"/>
    <w:rsid w:val="005B66CE"/>
    <w:rsid w:val="005B691B"/>
    <w:rsid w:val="005B6C7B"/>
    <w:rsid w:val="005B6DD4"/>
    <w:rsid w:val="005B70C8"/>
    <w:rsid w:val="005B7201"/>
    <w:rsid w:val="005B75D0"/>
    <w:rsid w:val="005B7D52"/>
    <w:rsid w:val="005C061B"/>
    <w:rsid w:val="005C0A88"/>
    <w:rsid w:val="005C18A9"/>
    <w:rsid w:val="005C1925"/>
    <w:rsid w:val="005C1E43"/>
    <w:rsid w:val="005C1F50"/>
    <w:rsid w:val="005C210C"/>
    <w:rsid w:val="005C23C3"/>
    <w:rsid w:val="005C2862"/>
    <w:rsid w:val="005C28F0"/>
    <w:rsid w:val="005C2B0B"/>
    <w:rsid w:val="005C2BEB"/>
    <w:rsid w:val="005C2C74"/>
    <w:rsid w:val="005C313C"/>
    <w:rsid w:val="005C3472"/>
    <w:rsid w:val="005C367C"/>
    <w:rsid w:val="005C37FB"/>
    <w:rsid w:val="005C3835"/>
    <w:rsid w:val="005C3AE8"/>
    <w:rsid w:val="005C3C36"/>
    <w:rsid w:val="005C41C6"/>
    <w:rsid w:val="005C43D4"/>
    <w:rsid w:val="005C4551"/>
    <w:rsid w:val="005C47B5"/>
    <w:rsid w:val="005C48F5"/>
    <w:rsid w:val="005C49C7"/>
    <w:rsid w:val="005C4AF2"/>
    <w:rsid w:val="005C4BAA"/>
    <w:rsid w:val="005C4DB5"/>
    <w:rsid w:val="005C527E"/>
    <w:rsid w:val="005C52EE"/>
    <w:rsid w:val="005C59AE"/>
    <w:rsid w:val="005C5D65"/>
    <w:rsid w:val="005C5D68"/>
    <w:rsid w:val="005C6B53"/>
    <w:rsid w:val="005C6F82"/>
    <w:rsid w:val="005C6F92"/>
    <w:rsid w:val="005C71C0"/>
    <w:rsid w:val="005C75EC"/>
    <w:rsid w:val="005C7ACE"/>
    <w:rsid w:val="005C7CD7"/>
    <w:rsid w:val="005C7FB5"/>
    <w:rsid w:val="005D022F"/>
    <w:rsid w:val="005D05C3"/>
    <w:rsid w:val="005D0601"/>
    <w:rsid w:val="005D0875"/>
    <w:rsid w:val="005D0977"/>
    <w:rsid w:val="005D0A66"/>
    <w:rsid w:val="005D0AFB"/>
    <w:rsid w:val="005D0DD0"/>
    <w:rsid w:val="005D0FA6"/>
    <w:rsid w:val="005D1120"/>
    <w:rsid w:val="005D1B03"/>
    <w:rsid w:val="005D1E89"/>
    <w:rsid w:val="005D1F22"/>
    <w:rsid w:val="005D2144"/>
    <w:rsid w:val="005D267E"/>
    <w:rsid w:val="005D27A8"/>
    <w:rsid w:val="005D2F89"/>
    <w:rsid w:val="005D31C1"/>
    <w:rsid w:val="005D3358"/>
    <w:rsid w:val="005D34B7"/>
    <w:rsid w:val="005D34BF"/>
    <w:rsid w:val="005D353D"/>
    <w:rsid w:val="005D378F"/>
    <w:rsid w:val="005D38E7"/>
    <w:rsid w:val="005D40DA"/>
    <w:rsid w:val="005D440A"/>
    <w:rsid w:val="005D45DB"/>
    <w:rsid w:val="005D4A50"/>
    <w:rsid w:val="005D4B33"/>
    <w:rsid w:val="005D4D3A"/>
    <w:rsid w:val="005D4D48"/>
    <w:rsid w:val="005D4F4A"/>
    <w:rsid w:val="005D533C"/>
    <w:rsid w:val="005D597E"/>
    <w:rsid w:val="005D5988"/>
    <w:rsid w:val="005D5EFF"/>
    <w:rsid w:val="005D5F68"/>
    <w:rsid w:val="005D66F0"/>
    <w:rsid w:val="005D6838"/>
    <w:rsid w:val="005D6882"/>
    <w:rsid w:val="005D6A82"/>
    <w:rsid w:val="005D6E81"/>
    <w:rsid w:val="005D6FA6"/>
    <w:rsid w:val="005D716D"/>
    <w:rsid w:val="005D755C"/>
    <w:rsid w:val="005D77D7"/>
    <w:rsid w:val="005D7C10"/>
    <w:rsid w:val="005D7D2E"/>
    <w:rsid w:val="005E024F"/>
    <w:rsid w:val="005E0372"/>
    <w:rsid w:val="005E0451"/>
    <w:rsid w:val="005E0F36"/>
    <w:rsid w:val="005E0F56"/>
    <w:rsid w:val="005E11A0"/>
    <w:rsid w:val="005E186D"/>
    <w:rsid w:val="005E1916"/>
    <w:rsid w:val="005E19EA"/>
    <w:rsid w:val="005E1CBB"/>
    <w:rsid w:val="005E1E4F"/>
    <w:rsid w:val="005E2537"/>
    <w:rsid w:val="005E2738"/>
    <w:rsid w:val="005E28DA"/>
    <w:rsid w:val="005E293D"/>
    <w:rsid w:val="005E29A9"/>
    <w:rsid w:val="005E2B2E"/>
    <w:rsid w:val="005E2C4D"/>
    <w:rsid w:val="005E2F9C"/>
    <w:rsid w:val="005E2FD6"/>
    <w:rsid w:val="005E36C4"/>
    <w:rsid w:val="005E37C8"/>
    <w:rsid w:val="005E380A"/>
    <w:rsid w:val="005E38B6"/>
    <w:rsid w:val="005E3D32"/>
    <w:rsid w:val="005E3EF5"/>
    <w:rsid w:val="005E3FD7"/>
    <w:rsid w:val="005E3FEA"/>
    <w:rsid w:val="005E4057"/>
    <w:rsid w:val="005E411F"/>
    <w:rsid w:val="005E429B"/>
    <w:rsid w:val="005E42F8"/>
    <w:rsid w:val="005E486A"/>
    <w:rsid w:val="005E501B"/>
    <w:rsid w:val="005E5071"/>
    <w:rsid w:val="005E50DD"/>
    <w:rsid w:val="005E5155"/>
    <w:rsid w:val="005E519C"/>
    <w:rsid w:val="005E5A97"/>
    <w:rsid w:val="005E5AD6"/>
    <w:rsid w:val="005E6218"/>
    <w:rsid w:val="005E648A"/>
    <w:rsid w:val="005E64FC"/>
    <w:rsid w:val="005E67FB"/>
    <w:rsid w:val="005E68CB"/>
    <w:rsid w:val="005E740B"/>
    <w:rsid w:val="005E7A37"/>
    <w:rsid w:val="005E7BE5"/>
    <w:rsid w:val="005E7FC6"/>
    <w:rsid w:val="005F0252"/>
    <w:rsid w:val="005F0370"/>
    <w:rsid w:val="005F06FF"/>
    <w:rsid w:val="005F07B2"/>
    <w:rsid w:val="005F08DA"/>
    <w:rsid w:val="005F0A25"/>
    <w:rsid w:val="005F0F39"/>
    <w:rsid w:val="005F0F3B"/>
    <w:rsid w:val="005F0FE5"/>
    <w:rsid w:val="005F1236"/>
    <w:rsid w:val="005F1320"/>
    <w:rsid w:val="005F15EA"/>
    <w:rsid w:val="005F16DB"/>
    <w:rsid w:val="005F18F1"/>
    <w:rsid w:val="005F1B04"/>
    <w:rsid w:val="005F1E15"/>
    <w:rsid w:val="005F205B"/>
    <w:rsid w:val="005F26C7"/>
    <w:rsid w:val="005F2BC4"/>
    <w:rsid w:val="005F2C1C"/>
    <w:rsid w:val="005F2DDF"/>
    <w:rsid w:val="005F32E8"/>
    <w:rsid w:val="005F3A58"/>
    <w:rsid w:val="005F3A7F"/>
    <w:rsid w:val="005F4691"/>
    <w:rsid w:val="005F4859"/>
    <w:rsid w:val="005F48E2"/>
    <w:rsid w:val="005F4AF2"/>
    <w:rsid w:val="005F4BCC"/>
    <w:rsid w:val="005F4D49"/>
    <w:rsid w:val="005F4F7A"/>
    <w:rsid w:val="005F4FCD"/>
    <w:rsid w:val="005F5AB9"/>
    <w:rsid w:val="005F5B72"/>
    <w:rsid w:val="005F62B4"/>
    <w:rsid w:val="005F69E4"/>
    <w:rsid w:val="005F7153"/>
    <w:rsid w:val="005F72E2"/>
    <w:rsid w:val="005F73A0"/>
    <w:rsid w:val="005F7667"/>
    <w:rsid w:val="005F77B0"/>
    <w:rsid w:val="005F7AA1"/>
    <w:rsid w:val="005F7C7B"/>
    <w:rsid w:val="005F7D90"/>
    <w:rsid w:val="005F7E35"/>
    <w:rsid w:val="0060012F"/>
    <w:rsid w:val="006001AD"/>
    <w:rsid w:val="006001C4"/>
    <w:rsid w:val="006001E1"/>
    <w:rsid w:val="006004D1"/>
    <w:rsid w:val="00600A1D"/>
    <w:rsid w:val="00600C51"/>
    <w:rsid w:val="006011E9"/>
    <w:rsid w:val="00601DBA"/>
    <w:rsid w:val="00601E05"/>
    <w:rsid w:val="00601E94"/>
    <w:rsid w:val="00601ECA"/>
    <w:rsid w:val="0060230B"/>
    <w:rsid w:val="00602458"/>
    <w:rsid w:val="00602617"/>
    <w:rsid w:val="006029F4"/>
    <w:rsid w:val="00602BF3"/>
    <w:rsid w:val="00602DEF"/>
    <w:rsid w:val="0060311A"/>
    <w:rsid w:val="00603311"/>
    <w:rsid w:val="006035B6"/>
    <w:rsid w:val="006039A8"/>
    <w:rsid w:val="00603C0C"/>
    <w:rsid w:val="00603CE0"/>
    <w:rsid w:val="006040E8"/>
    <w:rsid w:val="006041FB"/>
    <w:rsid w:val="00604359"/>
    <w:rsid w:val="00604B10"/>
    <w:rsid w:val="006050FD"/>
    <w:rsid w:val="0060521B"/>
    <w:rsid w:val="006052BF"/>
    <w:rsid w:val="00605A78"/>
    <w:rsid w:val="00605A7C"/>
    <w:rsid w:val="00605B56"/>
    <w:rsid w:val="00605FE7"/>
    <w:rsid w:val="00606102"/>
    <w:rsid w:val="0060627F"/>
    <w:rsid w:val="006064BA"/>
    <w:rsid w:val="00606937"/>
    <w:rsid w:val="006072BD"/>
    <w:rsid w:val="006072EB"/>
    <w:rsid w:val="006077EF"/>
    <w:rsid w:val="00607B19"/>
    <w:rsid w:val="00610133"/>
    <w:rsid w:val="006104D1"/>
    <w:rsid w:val="00610BA6"/>
    <w:rsid w:val="00610D86"/>
    <w:rsid w:val="00610EDE"/>
    <w:rsid w:val="006113AF"/>
    <w:rsid w:val="00611879"/>
    <w:rsid w:val="006118BE"/>
    <w:rsid w:val="00611912"/>
    <w:rsid w:val="00611A80"/>
    <w:rsid w:val="00611EDB"/>
    <w:rsid w:val="00611FC4"/>
    <w:rsid w:val="00611FDA"/>
    <w:rsid w:val="0061218B"/>
    <w:rsid w:val="00612537"/>
    <w:rsid w:val="00612566"/>
    <w:rsid w:val="00612597"/>
    <w:rsid w:val="00612C49"/>
    <w:rsid w:val="00612E66"/>
    <w:rsid w:val="0061333E"/>
    <w:rsid w:val="00613599"/>
    <w:rsid w:val="0061383D"/>
    <w:rsid w:val="00613B5B"/>
    <w:rsid w:val="006141E9"/>
    <w:rsid w:val="00614AD5"/>
    <w:rsid w:val="00614BF7"/>
    <w:rsid w:val="00614F93"/>
    <w:rsid w:val="0061508E"/>
    <w:rsid w:val="006150A6"/>
    <w:rsid w:val="006150F3"/>
    <w:rsid w:val="00615307"/>
    <w:rsid w:val="00615CF3"/>
    <w:rsid w:val="00616519"/>
    <w:rsid w:val="006167FE"/>
    <w:rsid w:val="0061684D"/>
    <w:rsid w:val="00616853"/>
    <w:rsid w:val="006168D6"/>
    <w:rsid w:val="00616950"/>
    <w:rsid w:val="00616988"/>
    <w:rsid w:val="00616CCE"/>
    <w:rsid w:val="00617053"/>
    <w:rsid w:val="006174BC"/>
    <w:rsid w:val="00617523"/>
    <w:rsid w:val="00617525"/>
    <w:rsid w:val="0061796D"/>
    <w:rsid w:val="00617E1E"/>
    <w:rsid w:val="00617EC6"/>
    <w:rsid w:val="00617F56"/>
    <w:rsid w:val="00617FDF"/>
    <w:rsid w:val="0062017F"/>
    <w:rsid w:val="00620442"/>
    <w:rsid w:val="0062087B"/>
    <w:rsid w:val="00620BAE"/>
    <w:rsid w:val="00620CA7"/>
    <w:rsid w:val="00620CA9"/>
    <w:rsid w:val="00620DD3"/>
    <w:rsid w:val="00620F4E"/>
    <w:rsid w:val="00620F6A"/>
    <w:rsid w:val="00621063"/>
    <w:rsid w:val="0062142F"/>
    <w:rsid w:val="00621563"/>
    <w:rsid w:val="00621575"/>
    <w:rsid w:val="006215B3"/>
    <w:rsid w:val="00621B27"/>
    <w:rsid w:val="00622123"/>
    <w:rsid w:val="00622329"/>
    <w:rsid w:val="006223F1"/>
    <w:rsid w:val="006227BF"/>
    <w:rsid w:val="00622938"/>
    <w:rsid w:val="0062319B"/>
    <w:rsid w:val="00623800"/>
    <w:rsid w:val="0062395C"/>
    <w:rsid w:val="00623EB4"/>
    <w:rsid w:val="006240A3"/>
    <w:rsid w:val="00624366"/>
    <w:rsid w:val="006243E3"/>
    <w:rsid w:val="00624B17"/>
    <w:rsid w:val="00625047"/>
    <w:rsid w:val="006251F4"/>
    <w:rsid w:val="00625809"/>
    <w:rsid w:val="00625CE5"/>
    <w:rsid w:val="006265D7"/>
    <w:rsid w:val="0062691C"/>
    <w:rsid w:val="00626F55"/>
    <w:rsid w:val="00627375"/>
    <w:rsid w:val="00627578"/>
    <w:rsid w:val="00627A40"/>
    <w:rsid w:val="00627AD7"/>
    <w:rsid w:val="00627CA0"/>
    <w:rsid w:val="00627CED"/>
    <w:rsid w:val="00627EB3"/>
    <w:rsid w:val="00627FB5"/>
    <w:rsid w:val="00630C3D"/>
    <w:rsid w:val="00630E7E"/>
    <w:rsid w:val="00631199"/>
    <w:rsid w:val="00631270"/>
    <w:rsid w:val="00631498"/>
    <w:rsid w:val="0063197F"/>
    <w:rsid w:val="00631A2F"/>
    <w:rsid w:val="00631AA6"/>
    <w:rsid w:val="00631C57"/>
    <w:rsid w:val="00631E3B"/>
    <w:rsid w:val="00631F19"/>
    <w:rsid w:val="00632118"/>
    <w:rsid w:val="00632957"/>
    <w:rsid w:val="00632F14"/>
    <w:rsid w:val="00632F15"/>
    <w:rsid w:val="00632FCA"/>
    <w:rsid w:val="006330C5"/>
    <w:rsid w:val="00633247"/>
    <w:rsid w:val="00633288"/>
    <w:rsid w:val="006338AE"/>
    <w:rsid w:val="00633F8C"/>
    <w:rsid w:val="006345ED"/>
    <w:rsid w:val="006346E6"/>
    <w:rsid w:val="00634BE3"/>
    <w:rsid w:val="00634EA1"/>
    <w:rsid w:val="006356D8"/>
    <w:rsid w:val="00635CED"/>
    <w:rsid w:val="0063604C"/>
    <w:rsid w:val="0063665D"/>
    <w:rsid w:val="0063679D"/>
    <w:rsid w:val="006367E4"/>
    <w:rsid w:val="006369F2"/>
    <w:rsid w:val="00636F64"/>
    <w:rsid w:val="00636FE6"/>
    <w:rsid w:val="006376DE"/>
    <w:rsid w:val="00637D33"/>
    <w:rsid w:val="0064025F"/>
    <w:rsid w:val="006407D6"/>
    <w:rsid w:val="006409BB"/>
    <w:rsid w:val="00640AC8"/>
    <w:rsid w:val="0064102E"/>
    <w:rsid w:val="006412AC"/>
    <w:rsid w:val="0064139F"/>
    <w:rsid w:val="00641589"/>
    <w:rsid w:val="00641858"/>
    <w:rsid w:val="0064189D"/>
    <w:rsid w:val="00642052"/>
    <w:rsid w:val="0064235C"/>
    <w:rsid w:val="00642912"/>
    <w:rsid w:val="0064309A"/>
    <w:rsid w:val="006434BD"/>
    <w:rsid w:val="0064352E"/>
    <w:rsid w:val="00643602"/>
    <w:rsid w:val="006438F2"/>
    <w:rsid w:val="00643CBB"/>
    <w:rsid w:val="00643EBB"/>
    <w:rsid w:val="0064406B"/>
    <w:rsid w:val="0064411F"/>
    <w:rsid w:val="00644269"/>
    <w:rsid w:val="00644295"/>
    <w:rsid w:val="00644752"/>
    <w:rsid w:val="00644FA1"/>
    <w:rsid w:val="006450F6"/>
    <w:rsid w:val="00645382"/>
    <w:rsid w:val="00645EDB"/>
    <w:rsid w:val="00646088"/>
    <w:rsid w:val="00646385"/>
    <w:rsid w:val="00646745"/>
    <w:rsid w:val="00646B74"/>
    <w:rsid w:val="00646D47"/>
    <w:rsid w:val="00646E8E"/>
    <w:rsid w:val="00646EDA"/>
    <w:rsid w:val="00646F0D"/>
    <w:rsid w:val="0064724B"/>
    <w:rsid w:val="006473A9"/>
    <w:rsid w:val="0064769D"/>
    <w:rsid w:val="00647773"/>
    <w:rsid w:val="006479E9"/>
    <w:rsid w:val="00647B59"/>
    <w:rsid w:val="00647F21"/>
    <w:rsid w:val="00647FAA"/>
    <w:rsid w:val="006500A5"/>
    <w:rsid w:val="00650336"/>
    <w:rsid w:val="0065036F"/>
    <w:rsid w:val="00650501"/>
    <w:rsid w:val="00650718"/>
    <w:rsid w:val="0065074C"/>
    <w:rsid w:val="0065079D"/>
    <w:rsid w:val="00650B4D"/>
    <w:rsid w:val="00650BCB"/>
    <w:rsid w:val="00650C4C"/>
    <w:rsid w:val="00650E6D"/>
    <w:rsid w:val="00651298"/>
    <w:rsid w:val="006514F9"/>
    <w:rsid w:val="006515B6"/>
    <w:rsid w:val="006516F3"/>
    <w:rsid w:val="00651B4C"/>
    <w:rsid w:val="00651D46"/>
    <w:rsid w:val="00651E49"/>
    <w:rsid w:val="00651FB7"/>
    <w:rsid w:val="0065207C"/>
    <w:rsid w:val="00652566"/>
    <w:rsid w:val="0065274D"/>
    <w:rsid w:val="006527E8"/>
    <w:rsid w:val="00652893"/>
    <w:rsid w:val="006528E2"/>
    <w:rsid w:val="00652BA0"/>
    <w:rsid w:val="00652C46"/>
    <w:rsid w:val="006535CE"/>
    <w:rsid w:val="00653601"/>
    <w:rsid w:val="00653B0A"/>
    <w:rsid w:val="00653D76"/>
    <w:rsid w:val="00653D85"/>
    <w:rsid w:val="00653E4A"/>
    <w:rsid w:val="00653E5A"/>
    <w:rsid w:val="00654005"/>
    <w:rsid w:val="006540F4"/>
    <w:rsid w:val="006542E8"/>
    <w:rsid w:val="006544E3"/>
    <w:rsid w:val="0065450E"/>
    <w:rsid w:val="006547FF"/>
    <w:rsid w:val="0065493B"/>
    <w:rsid w:val="0065493F"/>
    <w:rsid w:val="00655284"/>
    <w:rsid w:val="006557EF"/>
    <w:rsid w:val="00655814"/>
    <w:rsid w:val="00655C76"/>
    <w:rsid w:val="00655DF7"/>
    <w:rsid w:val="00655E16"/>
    <w:rsid w:val="00656358"/>
    <w:rsid w:val="006563BE"/>
    <w:rsid w:val="006563EF"/>
    <w:rsid w:val="006565F2"/>
    <w:rsid w:val="00656990"/>
    <w:rsid w:val="00656D43"/>
    <w:rsid w:val="00656F5F"/>
    <w:rsid w:val="00657136"/>
    <w:rsid w:val="00657678"/>
    <w:rsid w:val="00657B3C"/>
    <w:rsid w:val="00657DD1"/>
    <w:rsid w:val="0065D865"/>
    <w:rsid w:val="00660031"/>
    <w:rsid w:val="006607DE"/>
    <w:rsid w:val="00660A1B"/>
    <w:rsid w:val="00660AD1"/>
    <w:rsid w:val="00660FE3"/>
    <w:rsid w:val="006612C0"/>
    <w:rsid w:val="00661529"/>
    <w:rsid w:val="0066172A"/>
    <w:rsid w:val="006619E3"/>
    <w:rsid w:val="00661DD5"/>
    <w:rsid w:val="00662283"/>
    <w:rsid w:val="006625BC"/>
    <w:rsid w:val="006627E1"/>
    <w:rsid w:val="00662C64"/>
    <w:rsid w:val="006631A7"/>
    <w:rsid w:val="00663231"/>
    <w:rsid w:val="0066352F"/>
    <w:rsid w:val="00663551"/>
    <w:rsid w:val="00663592"/>
    <w:rsid w:val="00663709"/>
    <w:rsid w:val="00663B5A"/>
    <w:rsid w:val="00663D07"/>
    <w:rsid w:val="00663F58"/>
    <w:rsid w:val="00664689"/>
    <w:rsid w:val="00664F33"/>
    <w:rsid w:val="0066559E"/>
    <w:rsid w:val="00665781"/>
    <w:rsid w:val="0066586F"/>
    <w:rsid w:val="00665A1B"/>
    <w:rsid w:val="00665BAC"/>
    <w:rsid w:val="00665C37"/>
    <w:rsid w:val="00665E84"/>
    <w:rsid w:val="00666153"/>
    <w:rsid w:val="00666212"/>
    <w:rsid w:val="00666B86"/>
    <w:rsid w:val="00666BF9"/>
    <w:rsid w:val="00666C2A"/>
    <w:rsid w:val="00666DE8"/>
    <w:rsid w:val="00667005"/>
    <w:rsid w:val="006672A2"/>
    <w:rsid w:val="00667688"/>
    <w:rsid w:val="00667695"/>
    <w:rsid w:val="00667891"/>
    <w:rsid w:val="00667CFA"/>
    <w:rsid w:val="00667E22"/>
    <w:rsid w:val="006702B8"/>
    <w:rsid w:val="0067074B"/>
    <w:rsid w:val="00670AD9"/>
    <w:rsid w:val="00671129"/>
    <w:rsid w:val="006718EA"/>
    <w:rsid w:val="00671B22"/>
    <w:rsid w:val="00671D7A"/>
    <w:rsid w:val="00671DF3"/>
    <w:rsid w:val="00671F1F"/>
    <w:rsid w:val="00671F6A"/>
    <w:rsid w:val="00671FF9"/>
    <w:rsid w:val="00672143"/>
    <w:rsid w:val="00672289"/>
    <w:rsid w:val="006722E0"/>
    <w:rsid w:val="00672598"/>
    <w:rsid w:val="006727D1"/>
    <w:rsid w:val="0067289F"/>
    <w:rsid w:val="00672E80"/>
    <w:rsid w:val="00673039"/>
    <w:rsid w:val="00673748"/>
    <w:rsid w:val="00673BCB"/>
    <w:rsid w:val="00673BDA"/>
    <w:rsid w:val="00673D79"/>
    <w:rsid w:val="00673D88"/>
    <w:rsid w:val="00673F46"/>
    <w:rsid w:val="006741F1"/>
    <w:rsid w:val="0067498A"/>
    <w:rsid w:val="00674A4A"/>
    <w:rsid w:val="00674BB2"/>
    <w:rsid w:val="00674C13"/>
    <w:rsid w:val="00674F8C"/>
    <w:rsid w:val="006755F8"/>
    <w:rsid w:val="00675D27"/>
    <w:rsid w:val="0067602D"/>
    <w:rsid w:val="006761D3"/>
    <w:rsid w:val="00676288"/>
    <w:rsid w:val="006762E0"/>
    <w:rsid w:val="00676A14"/>
    <w:rsid w:val="00676B84"/>
    <w:rsid w:val="00676D6C"/>
    <w:rsid w:val="006770A2"/>
    <w:rsid w:val="0067710B"/>
    <w:rsid w:val="0067717A"/>
    <w:rsid w:val="00677403"/>
    <w:rsid w:val="0067759A"/>
    <w:rsid w:val="006776F8"/>
    <w:rsid w:val="006779E5"/>
    <w:rsid w:val="00677BCC"/>
    <w:rsid w:val="00677C42"/>
    <w:rsid w:val="00677E84"/>
    <w:rsid w:val="006800EB"/>
    <w:rsid w:val="0068028A"/>
    <w:rsid w:val="006806B2"/>
    <w:rsid w:val="00680BE4"/>
    <w:rsid w:val="00680CA9"/>
    <w:rsid w:val="00680DDE"/>
    <w:rsid w:val="00681210"/>
    <w:rsid w:val="00681333"/>
    <w:rsid w:val="006822AE"/>
    <w:rsid w:val="00682487"/>
    <w:rsid w:val="006824E6"/>
    <w:rsid w:val="00682539"/>
    <w:rsid w:val="006825BD"/>
    <w:rsid w:val="00682AAB"/>
    <w:rsid w:val="00683621"/>
    <w:rsid w:val="00683D1B"/>
    <w:rsid w:val="00683DBE"/>
    <w:rsid w:val="00683F17"/>
    <w:rsid w:val="00683F2C"/>
    <w:rsid w:val="006846D4"/>
    <w:rsid w:val="006849BF"/>
    <w:rsid w:val="00684B85"/>
    <w:rsid w:val="00684DEF"/>
    <w:rsid w:val="00684F0A"/>
    <w:rsid w:val="00685034"/>
    <w:rsid w:val="0068525B"/>
    <w:rsid w:val="00685B86"/>
    <w:rsid w:val="00685F33"/>
    <w:rsid w:val="00686352"/>
    <w:rsid w:val="00686565"/>
    <w:rsid w:val="006869DC"/>
    <w:rsid w:val="00686B49"/>
    <w:rsid w:val="00686BFA"/>
    <w:rsid w:val="00686C04"/>
    <w:rsid w:val="00686D23"/>
    <w:rsid w:val="00687121"/>
    <w:rsid w:val="0068735B"/>
    <w:rsid w:val="006874FD"/>
    <w:rsid w:val="00687591"/>
    <w:rsid w:val="0068784B"/>
    <w:rsid w:val="00687A2F"/>
    <w:rsid w:val="00687DB6"/>
    <w:rsid w:val="00690934"/>
    <w:rsid w:val="00690A93"/>
    <w:rsid w:val="0069135E"/>
    <w:rsid w:val="00691569"/>
    <w:rsid w:val="00691632"/>
    <w:rsid w:val="00691AC0"/>
    <w:rsid w:val="00691BD3"/>
    <w:rsid w:val="00691E5C"/>
    <w:rsid w:val="00692954"/>
    <w:rsid w:val="006929F9"/>
    <w:rsid w:val="00692B4A"/>
    <w:rsid w:val="00692F1C"/>
    <w:rsid w:val="00693D3B"/>
    <w:rsid w:val="0069407C"/>
    <w:rsid w:val="006943B7"/>
    <w:rsid w:val="00694438"/>
    <w:rsid w:val="006949E8"/>
    <w:rsid w:val="00694C8C"/>
    <w:rsid w:val="00694CA9"/>
    <w:rsid w:val="00694DD0"/>
    <w:rsid w:val="00695CB9"/>
    <w:rsid w:val="00696F83"/>
    <w:rsid w:val="006972E9"/>
    <w:rsid w:val="00697449"/>
    <w:rsid w:val="00697490"/>
    <w:rsid w:val="00697590"/>
    <w:rsid w:val="0069770D"/>
    <w:rsid w:val="00697D55"/>
    <w:rsid w:val="00697DA6"/>
    <w:rsid w:val="006A00DD"/>
    <w:rsid w:val="006A00E4"/>
    <w:rsid w:val="006A014F"/>
    <w:rsid w:val="006A036B"/>
    <w:rsid w:val="006A07F9"/>
    <w:rsid w:val="006A1052"/>
    <w:rsid w:val="006A125F"/>
    <w:rsid w:val="006A1460"/>
    <w:rsid w:val="006A18E5"/>
    <w:rsid w:val="006A1BC8"/>
    <w:rsid w:val="006A1F5E"/>
    <w:rsid w:val="006A2147"/>
    <w:rsid w:val="006A22F4"/>
    <w:rsid w:val="006A2463"/>
    <w:rsid w:val="006A25B2"/>
    <w:rsid w:val="006A2961"/>
    <w:rsid w:val="006A2B04"/>
    <w:rsid w:val="006A314A"/>
    <w:rsid w:val="006A3334"/>
    <w:rsid w:val="006A367A"/>
    <w:rsid w:val="006A39A7"/>
    <w:rsid w:val="006A3AC7"/>
    <w:rsid w:val="006A3D24"/>
    <w:rsid w:val="006A3D9E"/>
    <w:rsid w:val="006A3E1B"/>
    <w:rsid w:val="006A483D"/>
    <w:rsid w:val="006A4ABA"/>
    <w:rsid w:val="006A4D03"/>
    <w:rsid w:val="006A4D48"/>
    <w:rsid w:val="006A4DE9"/>
    <w:rsid w:val="006A56A1"/>
    <w:rsid w:val="006A5AA1"/>
    <w:rsid w:val="006A5C2D"/>
    <w:rsid w:val="006A5D73"/>
    <w:rsid w:val="006A61F4"/>
    <w:rsid w:val="006A6239"/>
    <w:rsid w:val="006A6498"/>
    <w:rsid w:val="006A6664"/>
    <w:rsid w:val="006A670F"/>
    <w:rsid w:val="006A6827"/>
    <w:rsid w:val="006A6948"/>
    <w:rsid w:val="006A6C9B"/>
    <w:rsid w:val="006A6CAC"/>
    <w:rsid w:val="006A6CB8"/>
    <w:rsid w:val="006A71FC"/>
    <w:rsid w:val="006A7943"/>
    <w:rsid w:val="006A7957"/>
    <w:rsid w:val="006A7E48"/>
    <w:rsid w:val="006A7F3C"/>
    <w:rsid w:val="006A7F8E"/>
    <w:rsid w:val="006B01D8"/>
    <w:rsid w:val="006B0215"/>
    <w:rsid w:val="006B02CA"/>
    <w:rsid w:val="006B03D0"/>
    <w:rsid w:val="006B0426"/>
    <w:rsid w:val="006B046D"/>
    <w:rsid w:val="006B06A4"/>
    <w:rsid w:val="006B0B0E"/>
    <w:rsid w:val="006B0C38"/>
    <w:rsid w:val="006B0E7A"/>
    <w:rsid w:val="006B1201"/>
    <w:rsid w:val="006B12B1"/>
    <w:rsid w:val="006B1BE6"/>
    <w:rsid w:val="006B1BF8"/>
    <w:rsid w:val="006B283D"/>
    <w:rsid w:val="006B2A1E"/>
    <w:rsid w:val="006B2C1A"/>
    <w:rsid w:val="006B2C24"/>
    <w:rsid w:val="006B2C97"/>
    <w:rsid w:val="006B30CB"/>
    <w:rsid w:val="006B314E"/>
    <w:rsid w:val="006B3356"/>
    <w:rsid w:val="006B34A3"/>
    <w:rsid w:val="006B35B4"/>
    <w:rsid w:val="006B3997"/>
    <w:rsid w:val="006B3D45"/>
    <w:rsid w:val="006B41A9"/>
    <w:rsid w:val="006B430A"/>
    <w:rsid w:val="006B442F"/>
    <w:rsid w:val="006B459E"/>
    <w:rsid w:val="006B460B"/>
    <w:rsid w:val="006B4C9D"/>
    <w:rsid w:val="006B50BF"/>
    <w:rsid w:val="006B544E"/>
    <w:rsid w:val="006B5DEB"/>
    <w:rsid w:val="006B5ED4"/>
    <w:rsid w:val="006B5F1E"/>
    <w:rsid w:val="006B602A"/>
    <w:rsid w:val="006B612F"/>
    <w:rsid w:val="006B629B"/>
    <w:rsid w:val="006B65A5"/>
    <w:rsid w:val="006B6740"/>
    <w:rsid w:val="006B6A8D"/>
    <w:rsid w:val="006B6B1C"/>
    <w:rsid w:val="006B6BDC"/>
    <w:rsid w:val="006B6C4F"/>
    <w:rsid w:val="006B6CB2"/>
    <w:rsid w:val="006B6F4A"/>
    <w:rsid w:val="006B6F8B"/>
    <w:rsid w:val="006B70CE"/>
    <w:rsid w:val="006B7624"/>
    <w:rsid w:val="006C0300"/>
    <w:rsid w:val="006C0E31"/>
    <w:rsid w:val="006C0E87"/>
    <w:rsid w:val="006C126A"/>
    <w:rsid w:val="006C1538"/>
    <w:rsid w:val="006C163A"/>
    <w:rsid w:val="006C1B37"/>
    <w:rsid w:val="006C1C1E"/>
    <w:rsid w:val="006C1DE7"/>
    <w:rsid w:val="006C262E"/>
    <w:rsid w:val="006C285C"/>
    <w:rsid w:val="006C2E28"/>
    <w:rsid w:val="006C3292"/>
    <w:rsid w:val="006C32EF"/>
    <w:rsid w:val="006C34DA"/>
    <w:rsid w:val="006C3847"/>
    <w:rsid w:val="006C3E7E"/>
    <w:rsid w:val="006C4219"/>
    <w:rsid w:val="006C499A"/>
    <w:rsid w:val="006C4B1A"/>
    <w:rsid w:val="006C4E47"/>
    <w:rsid w:val="006C4F78"/>
    <w:rsid w:val="006C508F"/>
    <w:rsid w:val="006C542D"/>
    <w:rsid w:val="006C55EF"/>
    <w:rsid w:val="006C574D"/>
    <w:rsid w:val="006C5929"/>
    <w:rsid w:val="006C5967"/>
    <w:rsid w:val="006C59DB"/>
    <w:rsid w:val="006C5B30"/>
    <w:rsid w:val="006C5BD2"/>
    <w:rsid w:val="006C5CAA"/>
    <w:rsid w:val="006C5E66"/>
    <w:rsid w:val="006C5FF2"/>
    <w:rsid w:val="006C63CC"/>
    <w:rsid w:val="006C65B3"/>
    <w:rsid w:val="006C65DA"/>
    <w:rsid w:val="006C6719"/>
    <w:rsid w:val="006C6C87"/>
    <w:rsid w:val="006C6CA9"/>
    <w:rsid w:val="006C6CC8"/>
    <w:rsid w:val="006C6E3B"/>
    <w:rsid w:val="006C6F2F"/>
    <w:rsid w:val="006C721F"/>
    <w:rsid w:val="006C78EA"/>
    <w:rsid w:val="006C7B37"/>
    <w:rsid w:val="006C7FDB"/>
    <w:rsid w:val="006D065A"/>
    <w:rsid w:val="006D09D0"/>
    <w:rsid w:val="006D0F9A"/>
    <w:rsid w:val="006D0FB7"/>
    <w:rsid w:val="006D1181"/>
    <w:rsid w:val="006D1578"/>
    <w:rsid w:val="006D171E"/>
    <w:rsid w:val="006D188E"/>
    <w:rsid w:val="006D18A6"/>
    <w:rsid w:val="006D19FE"/>
    <w:rsid w:val="006D1C8F"/>
    <w:rsid w:val="006D1F49"/>
    <w:rsid w:val="006D227D"/>
    <w:rsid w:val="006D2600"/>
    <w:rsid w:val="006D26B2"/>
    <w:rsid w:val="006D26CA"/>
    <w:rsid w:val="006D2791"/>
    <w:rsid w:val="006D2830"/>
    <w:rsid w:val="006D2CD4"/>
    <w:rsid w:val="006D2D0B"/>
    <w:rsid w:val="006D3153"/>
    <w:rsid w:val="006D330D"/>
    <w:rsid w:val="006D334A"/>
    <w:rsid w:val="006D3484"/>
    <w:rsid w:val="006D39B3"/>
    <w:rsid w:val="006D3A51"/>
    <w:rsid w:val="006D3CB2"/>
    <w:rsid w:val="006D3CFC"/>
    <w:rsid w:val="006D44E7"/>
    <w:rsid w:val="006D46CF"/>
    <w:rsid w:val="006D4F24"/>
    <w:rsid w:val="006D4F96"/>
    <w:rsid w:val="006D4FA1"/>
    <w:rsid w:val="006D54FA"/>
    <w:rsid w:val="006D580F"/>
    <w:rsid w:val="006D595A"/>
    <w:rsid w:val="006D5B4A"/>
    <w:rsid w:val="006D5C4C"/>
    <w:rsid w:val="006D5CA8"/>
    <w:rsid w:val="006D5CAC"/>
    <w:rsid w:val="006D60E1"/>
    <w:rsid w:val="006D669A"/>
    <w:rsid w:val="006D6A5B"/>
    <w:rsid w:val="006D6DB5"/>
    <w:rsid w:val="006D76A4"/>
    <w:rsid w:val="006D77F3"/>
    <w:rsid w:val="006D7BC9"/>
    <w:rsid w:val="006D7CE8"/>
    <w:rsid w:val="006E02F4"/>
    <w:rsid w:val="006E04D6"/>
    <w:rsid w:val="006E04F6"/>
    <w:rsid w:val="006E04F8"/>
    <w:rsid w:val="006E0705"/>
    <w:rsid w:val="006E093E"/>
    <w:rsid w:val="006E0A66"/>
    <w:rsid w:val="006E0E52"/>
    <w:rsid w:val="006E0F35"/>
    <w:rsid w:val="006E0F7A"/>
    <w:rsid w:val="006E105D"/>
    <w:rsid w:val="006E10BF"/>
    <w:rsid w:val="006E14A3"/>
    <w:rsid w:val="006E14CD"/>
    <w:rsid w:val="006E162F"/>
    <w:rsid w:val="006E17CE"/>
    <w:rsid w:val="006E17EF"/>
    <w:rsid w:val="006E2193"/>
    <w:rsid w:val="006E23DD"/>
    <w:rsid w:val="006E23EE"/>
    <w:rsid w:val="006E244B"/>
    <w:rsid w:val="006E24BF"/>
    <w:rsid w:val="006E27BE"/>
    <w:rsid w:val="006E2B6A"/>
    <w:rsid w:val="006E32DA"/>
    <w:rsid w:val="006E32FC"/>
    <w:rsid w:val="006E36C6"/>
    <w:rsid w:val="006E3818"/>
    <w:rsid w:val="006E3E03"/>
    <w:rsid w:val="006E3F4A"/>
    <w:rsid w:val="006E3FCF"/>
    <w:rsid w:val="006E4442"/>
    <w:rsid w:val="006E4475"/>
    <w:rsid w:val="006E4518"/>
    <w:rsid w:val="006E4A6E"/>
    <w:rsid w:val="006E4DA5"/>
    <w:rsid w:val="006E4E5C"/>
    <w:rsid w:val="006E522A"/>
    <w:rsid w:val="006E53CC"/>
    <w:rsid w:val="006E5627"/>
    <w:rsid w:val="006E6036"/>
    <w:rsid w:val="006E671E"/>
    <w:rsid w:val="006E68E0"/>
    <w:rsid w:val="006E6928"/>
    <w:rsid w:val="006E6966"/>
    <w:rsid w:val="006E6A32"/>
    <w:rsid w:val="006E6C5D"/>
    <w:rsid w:val="006E6C6E"/>
    <w:rsid w:val="006E7435"/>
    <w:rsid w:val="006F027C"/>
    <w:rsid w:val="006F0323"/>
    <w:rsid w:val="006F03C4"/>
    <w:rsid w:val="006F0519"/>
    <w:rsid w:val="006F0BAC"/>
    <w:rsid w:val="006F0F1F"/>
    <w:rsid w:val="006F19C8"/>
    <w:rsid w:val="006F19C9"/>
    <w:rsid w:val="006F2079"/>
    <w:rsid w:val="006F2668"/>
    <w:rsid w:val="006F2B50"/>
    <w:rsid w:val="006F2DDA"/>
    <w:rsid w:val="006F2FCB"/>
    <w:rsid w:val="006F3348"/>
    <w:rsid w:val="006F38C0"/>
    <w:rsid w:val="006F3948"/>
    <w:rsid w:val="006F3A24"/>
    <w:rsid w:val="006F424B"/>
    <w:rsid w:val="006F4306"/>
    <w:rsid w:val="006F465A"/>
    <w:rsid w:val="006F49B9"/>
    <w:rsid w:val="006F4A54"/>
    <w:rsid w:val="006F4C25"/>
    <w:rsid w:val="006F4FCD"/>
    <w:rsid w:val="006F522E"/>
    <w:rsid w:val="006F545A"/>
    <w:rsid w:val="006F6125"/>
    <w:rsid w:val="006F618C"/>
    <w:rsid w:val="006F623C"/>
    <w:rsid w:val="006F69DA"/>
    <w:rsid w:val="006F6AB8"/>
    <w:rsid w:val="006F6D10"/>
    <w:rsid w:val="006F7018"/>
    <w:rsid w:val="006F761D"/>
    <w:rsid w:val="006F7866"/>
    <w:rsid w:val="006F7B99"/>
    <w:rsid w:val="00700195"/>
    <w:rsid w:val="007001CB"/>
    <w:rsid w:val="0070050C"/>
    <w:rsid w:val="00700754"/>
    <w:rsid w:val="007009D9"/>
    <w:rsid w:val="007009F4"/>
    <w:rsid w:val="00700A5B"/>
    <w:rsid w:val="00700BCE"/>
    <w:rsid w:val="00700C67"/>
    <w:rsid w:val="007010CB"/>
    <w:rsid w:val="00701806"/>
    <w:rsid w:val="0070236B"/>
    <w:rsid w:val="007026A0"/>
    <w:rsid w:val="00702751"/>
    <w:rsid w:val="00702BA1"/>
    <w:rsid w:val="00702BDE"/>
    <w:rsid w:val="007031E5"/>
    <w:rsid w:val="0070323F"/>
    <w:rsid w:val="0070339A"/>
    <w:rsid w:val="00703BFE"/>
    <w:rsid w:val="00703D20"/>
    <w:rsid w:val="00703D8F"/>
    <w:rsid w:val="00703DD8"/>
    <w:rsid w:val="00703FE5"/>
    <w:rsid w:val="00704040"/>
    <w:rsid w:val="0070404F"/>
    <w:rsid w:val="0070416F"/>
    <w:rsid w:val="007041AF"/>
    <w:rsid w:val="007042FD"/>
    <w:rsid w:val="00704483"/>
    <w:rsid w:val="00705696"/>
    <w:rsid w:val="007057D5"/>
    <w:rsid w:val="007058BC"/>
    <w:rsid w:val="0070594C"/>
    <w:rsid w:val="00705E00"/>
    <w:rsid w:val="00706110"/>
    <w:rsid w:val="00706284"/>
    <w:rsid w:val="007062B6"/>
    <w:rsid w:val="00706740"/>
    <w:rsid w:val="00706E3C"/>
    <w:rsid w:val="007073A4"/>
    <w:rsid w:val="00707627"/>
    <w:rsid w:val="007076FC"/>
    <w:rsid w:val="00707917"/>
    <w:rsid w:val="00707AC3"/>
    <w:rsid w:val="00707F1A"/>
    <w:rsid w:val="00710126"/>
    <w:rsid w:val="00710251"/>
    <w:rsid w:val="007102F7"/>
    <w:rsid w:val="007105BB"/>
    <w:rsid w:val="0071063E"/>
    <w:rsid w:val="00710756"/>
    <w:rsid w:val="00710760"/>
    <w:rsid w:val="007107FB"/>
    <w:rsid w:val="0071084F"/>
    <w:rsid w:val="00710910"/>
    <w:rsid w:val="0071093B"/>
    <w:rsid w:val="00710994"/>
    <w:rsid w:val="00710A83"/>
    <w:rsid w:val="00710CAE"/>
    <w:rsid w:val="00710E6F"/>
    <w:rsid w:val="0071158D"/>
    <w:rsid w:val="00711594"/>
    <w:rsid w:val="007117F1"/>
    <w:rsid w:val="00711ABB"/>
    <w:rsid w:val="00712290"/>
    <w:rsid w:val="007126E3"/>
    <w:rsid w:val="0071277B"/>
    <w:rsid w:val="00712859"/>
    <w:rsid w:val="00712E99"/>
    <w:rsid w:val="00713131"/>
    <w:rsid w:val="00713212"/>
    <w:rsid w:val="00713452"/>
    <w:rsid w:val="00713B04"/>
    <w:rsid w:val="00713C1B"/>
    <w:rsid w:val="00714449"/>
    <w:rsid w:val="0071454F"/>
    <w:rsid w:val="00714C11"/>
    <w:rsid w:val="00714C58"/>
    <w:rsid w:val="00714E9E"/>
    <w:rsid w:val="00714ED9"/>
    <w:rsid w:val="007152E2"/>
    <w:rsid w:val="00715477"/>
    <w:rsid w:val="00715765"/>
    <w:rsid w:val="00715D75"/>
    <w:rsid w:val="00715DC9"/>
    <w:rsid w:val="00715F58"/>
    <w:rsid w:val="00716164"/>
    <w:rsid w:val="007162F7"/>
    <w:rsid w:val="007163A0"/>
    <w:rsid w:val="0071651D"/>
    <w:rsid w:val="007165F6"/>
    <w:rsid w:val="007166D4"/>
    <w:rsid w:val="007168D4"/>
    <w:rsid w:val="0071697D"/>
    <w:rsid w:val="00716D7E"/>
    <w:rsid w:val="00716DB8"/>
    <w:rsid w:val="00717371"/>
    <w:rsid w:val="00717448"/>
    <w:rsid w:val="00717866"/>
    <w:rsid w:val="00720651"/>
    <w:rsid w:val="00721146"/>
    <w:rsid w:val="00721D56"/>
    <w:rsid w:val="00721E53"/>
    <w:rsid w:val="007221F4"/>
    <w:rsid w:val="00722295"/>
    <w:rsid w:val="007227DD"/>
    <w:rsid w:val="00722CF7"/>
    <w:rsid w:val="00722EB1"/>
    <w:rsid w:val="007230A9"/>
    <w:rsid w:val="00723896"/>
    <w:rsid w:val="0072427A"/>
    <w:rsid w:val="00724545"/>
    <w:rsid w:val="007248EA"/>
    <w:rsid w:val="00724B26"/>
    <w:rsid w:val="00724F03"/>
    <w:rsid w:val="00725110"/>
    <w:rsid w:val="00725331"/>
    <w:rsid w:val="0072553E"/>
    <w:rsid w:val="007259F3"/>
    <w:rsid w:val="007259F8"/>
    <w:rsid w:val="00725C1B"/>
    <w:rsid w:val="00726656"/>
    <w:rsid w:val="0072696E"/>
    <w:rsid w:val="007269C7"/>
    <w:rsid w:val="00726A1F"/>
    <w:rsid w:val="00726BD5"/>
    <w:rsid w:val="00727131"/>
    <w:rsid w:val="00727408"/>
    <w:rsid w:val="007274E1"/>
    <w:rsid w:val="00727903"/>
    <w:rsid w:val="00727A0D"/>
    <w:rsid w:val="00727C9B"/>
    <w:rsid w:val="00727E3E"/>
    <w:rsid w:val="00727EDF"/>
    <w:rsid w:val="00727FCE"/>
    <w:rsid w:val="00730114"/>
    <w:rsid w:val="0073013E"/>
    <w:rsid w:val="0073019A"/>
    <w:rsid w:val="007304AC"/>
    <w:rsid w:val="00730841"/>
    <w:rsid w:val="0073095B"/>
    <w:rsid w:val="007309CB"/>
    <w:rsid w:val="00730B23"/>
    <w:rsid w:val="00730C35"/>
    <w:rsid w:val="00730DCD"/>
    <w:rsid w:val="00731576"/>
    <w:rsid w:val="007318A0"/>
    <w:rsid w:val="007321AA"/>
    <w:rsid w:val="007321D3"/>
    <w:rsid w:val="007324D2"/>
    <w:rsid w:val="00732687"/>
    <w:rsid w:val="00732899"/>
    <w:rsid w:val="00732B77"/>
    <w:rsid w:val="00733632"/>
    <w:rsid w:val="007338EB"/>
    <w:rsid w:val="00734231"/>
    <w:rsid w:val="0073448B"/>
    <w:rsid w:val="007344F6"/>
    <w:rsid w:val="00734700"/>
    <w:rsid w:val="00734D1A"/>
    <w:rsid w:val="00734F7E"/>
    <w:rsid w:val="0073515E"/>
    <w:rsid w:val="00735534"/>
    <w:rsid w:val="00735652"/>
    <w:rsid w:val="007356D3"/>
    <w:rsid w:val="00735755"/>
    <w:rsid w:val="00735F23"/>
    <w:rsid w:val="00735FA4"/>
    <w:rsid w:val="007360EF"/>
    <w:rsid w:val="00736235"/>
    <w:rsid w:val="0073625C"/>
    <w:rsid w:val="007367F2"/>
    <w:rsid w:val="00736A88"/>
    <w:rsid w:val="007379CC"/>
    <w:rsid w:val="00737A53"/>
    <w:rsid w:val="00737BEF"/>
    <w:rsid w:val="00737F53"/>
    <w:rsid w:val="00737FDE"/>
    <w:rsid w:val="0074049E"/>
    <w:rsid w:val="0074052F"/>
    <w:rsid w:val="00740964"/>
    <w:rsid w:val="00740E74"/>
    <w:rsid w:val="00741094"/>
    <w:rsid w:val="007415D9"/>
    <w:rsid w:val="0074174B"/>
    <w:rsid w:val="00741817"/>
    <w:rsid w:val="0074225B"/>
    <w:rsid w:val="00742D07"/>
    <w:rsid w:val="00742ECB"/>
    <w:rsid w:val="00742FE0"/>
    <w:rsid w:val="0074349E"/>
    <w:rsid w:val="007438D6"/>
    <w:rsid w:val="007439FE"/>
    <w:rsid w:val="0074404C"/>
    <w:rsid w:val="0074417F"/>
    <w:rsid w:val="007443C2"/>
    <w:rsid w:val="007445CC"/>
    <w:rsid w:val="007445DA"/>
    <w:rsid w:val="007446B7"/>
    <w:rsid w:val="00745699"/>
    <w:rsid w:val="0074590D"/>
    <w:rsid w:val="00745E18"/>
    <w:rsid w:val="00745E69"/>
    <w:rsid w:val="00746017"/>
    <w:rsid w:val="0074664A"/>
    <w:rsid w:val="007466BD"/>
    <w:rsid w:val="00746AF0"/>
    <w:rsid w:val="00746F19"/>
    <w:rsid w:val="00747176"/>
    <w:rsid w:val="00747253"/>
    <w:rsid w:val="007472C2"/>
    <w:rsid w:val="00747402"/>
    <w:rsid w:val="00747627"/>
    <w:rsid w:val="00747707"/>
    <w:rsid w:val="0074797C"/>
    <w:rsid w:val="00747D2B"/>
    <w:rsid w:val="00750163"/>
    <w:rsid w:val="007506F4"/>
    <w:rsid w:val="00750A2A"/>
    <w:rsid w:val="00750A43"/>
    <w:rsid w:val="00750EB9"/>
    <w:rsid w:val="00750F10"/>
    <w:rsid w:val="00750FDB"/>
    <w:rsid w:val="007510A0"/>
    <w:rsid w:val="007519A9"/>
    <w:rsid w:val="00751B00"/>
    <w:rsid w:val="00751E01"/>
    <w:rsid w:val="00751F2B"/>
    <w:rsid w:val="0075223C"/>
    <w:rsid w:val="0075258E"/>
    <w:rsid w:val="00752729"/>
    <w:rsid w:val="00752ACD"/>
    <w:rsid w:val="00752D87"/>
    <w:rsid w:val="00752F54"/>
    <w:rsid w:val="00753DCA"/>
    <w:rsid w:val="0075433B"/>
    <w:rsid w:val="00754478"/>
    <w:rsid w:val="00754610"/>
    <w:rsid w:val="00754833"/>
    <w:rsid w:val="00754912"/>
    <w:rsid w:val="007549CB"/>
    <w:rsid w:val="00754FDB"/>
    <w:rsid w:val="007552D7"/>
    <w:rsid w:val="007554DA"/>
    <w:rsid w:val="007555A4"/>
    <w:rsid w:val="00755A38"/>
    <w:rsid w:val="00755B06"/>
    <w:rsid w:val="00755BBC"/>
    <w:rsid w:val="00755C87"/>
    <w:rsid w:val="00755CE9"/>
    <w:rsid w:val="007563EC"/>
    <w:rsid w:val="007564D4"/>
    <w:rsid w:val="00756F0A"/>
    <w:rsid w:val="007572A4"/>
    <w:rsid w:val="007572AD"/>
    <w:rsid w:val="0075736F"/>
    <w:rsid w:val="007574B8"/>
    <w:rsid w:val="007579FB"/>
    <w:rsid w:val="00757B63"/>
    <w:rsid w:val="00757C0F"/>
    <w:rsid w:val="00757D16"/>
    <w:rsid w:val="00757FED"/>
    <w:rsid w:val="0076003E"/>
    <w:rsid w:val="007601E8"/>
    <w:rsid w:val="00760C97"/>
    <w:rsid w:val="00760E7A"/>
    <w:rsid w:val="0076151A"/>
    <w:rsid w:val="00761BC2"/>
    <w:rsid w:val="00762916"/>
    <w:rsid w:val="00762D7E"/>
    <w:rsid w:val="00762ED1"/>
    <w:rsid w:val="007632CD"/>
    <w:rsid w:val="0076340D"/>
    <w:rsid w:val="00763B20"/>
    <w:rsid w:val="00763B9F"/>
    <w:rsid w:val="007645C1"/>
    <w:rsid w:val="007646CB"/>
    <w:rsid w:val="0076513E"/>
    <w:rsid w:val="00765566"/>
    <w:rsid w:val="00765652"/>
    <w:rsid w:val="007656A7"/>
    <w:rsid w:val="0076578D"/>
    <w:rsid w:val="00765A83"/>
    <w:rsid w:val="00765CA9"/>
    <w:rsid w:val="007660A6"/>
    <w:rsid w:val="007663D6"/>
    <w:rsid w:val="00766594"/>
    <w:rsid w:val="00766C13"/>
    <w:rsid w:val="00766D98"/>
    <w:rsid w:val="007671C0"/>
    <w:rsid w:val="0076740E"/>
    <w:rsid w:val="0076774A"/>
    <w:rsid w:val="00767918"/>
    <w:rsid w:val="00767EFE"/>
    <w:rsid w:val="00767F8E"/>
    <w:rsid w:val="00770134"/>
    <w:rsid w:val="00770242"/>
    <w:rsid w:val="0077045A"/>
    <w:rsid w:val="007706C0"/>
    <w:rsid w:val="00770A3A"/>
    <w:rsid w:val="00770A91"/>
    <w:rsid w:val="0077117C"/>
    <w:rsid w:val="00771780"/>
    <w:rsid w:val="007717C0"/>
    <w:rsid w:val="007717E3"/>
    <w:rsid w:val="00771FC7"/>
    <w:rsid w:val="007721E1"/>
    <w:rsid w:val="00772424"/>
    <w:rsid w:val="00772766"/>
    <w:rsid w:val="007728CC"/>
    <w:rsid w:val="00772B28"/>
    <w:rsid w:val="00772D0E"/>
    <w:rsid w:val="007730B3"/>
    <w:rsid w:val="00773249"/>
    <w:rsid w:val="0077337C"/>
    <w:rsid w:val="007736A4"/>
    <w:rsid w:val="0077385F"/>
    <w:rsid w:val="00773B1E"/>
    <w:rsid w:val="00773EE8"/>
    <w:rsid w:val="007742C2"/>
    <w:rsid w:val="00774435"/>
    <w:rsid w:val="00774507"/>
    <w:rsid w:val="0077454E"/>
    <w:rsid w:val="00774810"/>
    <w:rsid w:val="0077507E"/>
    <w:rsid w:val="007751C9"/>
    <w:rsid w:val="0077521D"/>
    <w:rsid w:val="0077591F"/>
    <w:rsid w:val="00775D6E"/>
    <w:rsid w:val="007762FF"/>
    <w:rsid w:val="007763D1"/>
    <w:rsid w:val="00776530"/>
    <w:rsid w:val="00776534"/>
    <w:rsid w:val="00776935"/>
    <w:rsid w:val="00776937"/>
    <w:rsid w:val="00777024"/>
    <w:rsid w:val="0077782D"/>
    <w:rsid w:val="00777DFB"/>
    <w:rsid w:val="00777E3A"/>
    <w:rsid w:val="00780123"/>
    <w:rsid w:val="00780154"/>
    <w:rsid w:val="00780755"/>
    <w:rsid w:val="007808F0"/>
    <w:rsid w:val="00780961"/>
    <w:rsid w:val="00780F39"/>
    <w:rsid w:val="00780F4D"/>
    <w:rsid w:val="007815B7"/>
    <w:rsid w:val="007818BE"/>
    <w:rsid w:val="00781E20"/>
    <w:rsid w:val="00781EA2"/>
    <w:rsid w:val="0078203B"/>
    <w:rsid w:val="007820D9"/>
    <w:rsid w:val="0078289F"/>
    <w:rsid w:val="00782CB1"/>
    <w:rsid w:val="00782EF6"/>
    <w:rsid w:val="00782FEB"/>
    <w:rsid w:val="007835BA"/>
    <w:rsid w:val="0078365F"/>
    <w:rsid w:val="00783777"/>
    <w:rsid w:val="0078418D"/>
    <w:rsid w:val="007844F4"/>
    <w:rsid w:val="00784B4B"/>
    <w:rsid w:val="00784B89"/>
    <w:rsid w:val="0078505B"/>
    <w:rsid w:val="0078523E"/>
    <w:rsid w:val="00785716"/>
    <w:rsid w:val="007857A1"/>
    <w:rsid w:val="00785836"/>
    <w:rsid w:val="007858B9"/>
    <w:rsid w:val="00785E24"/>
    <w:rsid w:val="00786358"/>
    <w:rsid w:val="0078641E"/>
    <w:rsid w:val="00786C29"/>
    <w:rsid w:val="00786FE7"/>
    <w:rsid w:val="007870DE"/>
    <w:rsid w:val="0078765B"/>
    <w:rsid w:val="00787707"/>
    <w:rsid w:val="00787D49"/>
    <w:rsid w:val="00787E17"/>
    <w:rsid w:val="00790078"/>
    <w:rsid w:val="00790182"/>
    <w:rsid w:val="0079028E"/>
    <w:rsid w:val="007905E6"/>
    <w:rsid w:val="00790DE9"/>
    <w:rsid w:val="00791079"/>
    <w:rsid w:val="00791342"/>
    <w:rsid w:val="00791395"/>
    <w:rsid w:val="00792220"/>
    <w:rsid w:val="0079274C"/>
    <w:rsid w:val="00792C86"/>
    <w:rsid w:val="00792EEF"/>
    <w:rsid w:val="0079314E"/>
    <w:rsid w:val="007935E6"/>
    <w:rsid w:val="0079382A"/>
    <w:rsid w:val="00793B2E"/>
    <w:rsid w:val="00793C8B"/>
    <w:rsid w:val="00793FAD"/>
    <w:rsid w:val="00794816"/>
    <w:rsid w:val="00794D67"/>
    <w:rsid w:val="00794DC1"/>
    <w:rsid w:val="0079506D"/>
    <w:rsid w:val="007960C1"/>
    <w:rsid w:val="00796505"/>
    <w:rsid w:val="00796622"/>
    <w:rsid w:val="0079681D"/>
    <w:rsid w:val="007968C3"/>
    <w:rsid w:val="00796F81"/>
    <w:rsid w:val="007974F2"/>
    <w:rsid w:val="00797857"/>
    <w:rsid w:val="007A0098"/>
    <w:rsid w:val="007A0266"/>
    <w:rsid w:val="007A0374"/>
    <w:rsid w:val="007A079E"/>
    <w:rsid w:val="007A08A7"/>
    <w:rsid w:val="007A099A"/>
    <w:rsid w:val="007A0D3E"/>
    <w:rsid w:val="007A0EB1"/>
    <w:rsid w:val="007A1277"/>
    <w:rsid w:val="007A17B7"/>
    <w:rsid w:val="007A19B9"/>
    <w:rsid w:val="007A1AA3"/>
    <w:rsid w:val="007A1C0A"/>
    <w:rsid w:val="007A1C22"/>
    <w:rsid w:val="007A1F62"/>
    <w:rsid w:val="007A218E"/>
    <w:rsid w:val="007A24DB"/>
    <w:rsid w:val="007A2EBC"/>
    <w:rsid w:val="007A3524"/>
    <w:rsid w:val="007A3BBE"/>
    <w:rsid w:val="007A40DB"/>
    <w:rsid w:val="007A425A"/>
    <w:rsid w:val="007A43EE"/>
    <w:rsid w:val="007A43F3"/>
    <w:rsid w:val="007A452F"/>
    <w:rsid w:val="007A47A9"/>
    <w:rsid w:val="007A4A5D"/>
    <w:rsid w:val="007A4BB8"/>
    <w:rsid w:val="007A4BCC"/>
    <w:rsid w:val="007A4DAA"/>
    <w:rsid w:val="007A4EA6"/>
    <w:rsid w:val="007A511D"/>
    <w:rsid w:val="007A51B7"/>
    <w:rsid w:val="007A5234"/>
    <w:rsid w:val="007A5350"/>
    <w:rsid w:val="007A5511"/>
    <w:rsid w:val="007A5668"/>
    <w:rsid w:val="007A5A32"/>
    <w:rsid w:val="007A5CF9"/>
    <w:rsid w:val="007A5EA7"/>
    <w:rsid w:val="007A615C"/>
    <w:rsid w:val="007A618E"/>
    <w:rsid w:val="007A6277"/>
    <w:rsid w:val="007A6306"/>
    <w:rsid w:val="007A664D"/>
    <w:rsid w:val="007A66AB"/>
    <w:rsid w:val="007A6940"/>
    <w:rsid w:val="007A6A1E"/>
    <w:rsid w:val="007A6AC7"/>
    <w:rsid w:val="007A7068"/>
    <w:rsid w:val="007A7075"/>
    <w:rsid w:val="007A70F4"/>
    <w:rsid w:val="007A7150"/>
    <w:rsid w:val="007A718B"/>
    <w:rsid w:val="007A720F"/>
    <w:rsid w:val="007A7253"/>
    <w:rsid w:val="007A76D0"/>
    <w:rsid w:val="007A7883"/>
    <w:rsid w:val="007A792B"/>
    <w:rsid w:val="007A7B8E"/>
    <w:rsid w:val="007A7C57"/>
    <w:rsid w:val="007B016A"/>
    <w:rsid w:val="007B0849"/>
    <w:rsid w:val="007B1126"/>
    <w:rsid w:val="007B1D01"/>
    <w:rsid w:val="007B1D24"/>
    <w:rsid w:val="007B1DAD"/>
    <w:rsid w:val="007B1DB2"/>
    <w:rsid w:val="007B1E28"/>
    <w:rsid w:val="007B2081"/>
    <w:rsid w:val="007B248C"/>
    <w:rsid w:val="007B2765"/>
    <w:rsid w:val="007B2AE9"/>
    <w:rsid w:val="007B2B7E"/>
    <w:rsid w:val="007B2BE7"/>
    <w:rsid w:val="007B2C3B"/>
    <w:rsid w:val="007B383B"/>
    <w:rsid w:val="007B3909"/>
    <w:rsid w:val="007B3CBE"/>
    <w:rsid w:val="007B426D"/>
    <w:rsid w:val="007B441F"/>
    <w:rsid w:val="007B4876"/>
    <w:rsid w:val="007B4D78"/>
    <w:rsid w:val="007B52F8"/>
    <w:rsid w:val="007B5901"/>
    <w:rsid w:val="007B59B3"/>
    <w:rsid w:val="007B59D9"/>
    <w:rsid w:val="007B5B14"/>
    <w:rsid w:val="007B5E7C"/>
    <w:rsid w:val="007B6194"/>
    <w:rsid w:val="007B6326"/>
    <w:rsid w:val="007B6362"/>
    <w:rsid w:val="007B6413"/>
    <w:rsid w:val="007B6F91"/>
    <w:rsid w:val="007B75C6"/>
    <w:rsid w:val="007B7653"/>
    <w:rsid w:val="007B7671"/>
    <w:rsid w:val="007B7BD1"/>
    <w:rsid w:val="007B7D71"/>
    <w:rsid w:val="007B7E09"/>
    <w:rsid w:val="007BE379"/>
    <w:rsid w:val="007C082F"/>
    <w:rsid w:val="007C11B1"/>
    <w:rsid w:val="007C1530"/>
    <w:rsid w:val="007C19D2"/>
    <w:rsid w:val="007C19F2"/>
    <w:rsid w:val="007C1BB9"/>
    <w:rsid w:val="007C2256"/>
    <w:rsid w:val="007C2600"/>
    <w:rsid w:val="007C2BBC"/>
    <w:rsid w:val="007C2DC4"/>
    <w:rsid w:val="007C2EFA"/>
    <w:rsid w:val="007C2F8A"/>
    <w:rsid w:val="007C30C4"/>
    <w:rsid w:val="007C322D"/>
    <w:rsid w:val="007C34D6"/>
    <w:rsid w:val="007C3AE8"/>
    <w:rsid w:val="007C3D8E"/>
    <w:rsid w:val="007C40EE"/>
    <w:rsid w:val="007C412C"/>
    <w:rsid w:val="007C41C0"/>
    <w:rsid w:val="007C4409"/>
    <w:rsid w:val="007C4670"/>
    <w:rsid w:val="007C4BF1"/>
    <w:rsid w:val="007C4F2E"/>
    <w:rsid w:val="007C5068"/>
    <w:rsid w:val="007C5102"/>
    <w:rsid w:val="007C5255"/>
    <w:rsid w:val="007C57E3"/>
    <w:rsid w:val="007C5B1E"/>
    <w:rsid w:val="007C5F35"/>
    <w:rsid w:val="007C605E"/>
    <w:rsid w:val="007C60DA"/>
    <w:rsid w:val="007C638C"/>
    <w:rsid w:val="007C640E"/>
    <w:rsid w:val="007C6413"/>
    <w:rsid w:val="007C6591"/>
    <w:rsid w:val="007C696D"/>
    <w:rsid w:val="007C6979"/>
    <w:rsid w:val="007C6DD2"/>
    <w:rsid w:val="007C6ED6"/>
    <w:rsid w:val="007C705F"/>
    <w:rsid w:val="007C786A"/>
    <w:rsid w:val="007C7DB6"/>
    <w:rsid w:val="007C7F90"/>
    <w:rsid w:val="007D0059"/>
    <w:rsid w:val="007D05B0"/>
    <w:rsid w:val="007D0B80"/>
    <w:rsid w:val="007D0F02"/>
    <w:rsid w:val="007D1780"/>
    <w:rsid w:val="007D17BC"/>
    <w:rsid w:val="007D19D9"/>
    <w:rsid w:val="007D1D22"/>
    <w:rsid w:val="007D29E9"/>
    <w:rsid w:val="007D2A73"/>
    <w:rsid w:val="007D2CE4"/>
    <w:rsid w:val="007D3558"/>
    <w:rsid w:val="007D3902"/>
    <w:rsid w:val="007D3B53"/>
    <w:rsid w:val="007D3CCD"/>
    <w:rsid w:val="007D4090"/>
    <w:rsid w:val="007D4332"/>
    <w:rsid w:val="007D43D5"/>
    <w:rsid w:val="007D474C"/>
    <w:rsid w:val="007D49F1"/>
    <w:rsid w:val="007D4A25"/>
    <w:rsid w:val="007D4ED1"/>
    <w:rsid w:val="007D5385"/>
    <w:rsid w:val="007D539E"/>
    <w:rsid w:val="007D551D"/>
    <w:rsid w:val="007D57B8"/>
    <w:rsid w:val="007D583A"/>
    <w:rsid w:val="007D5AFF"/>
    <w:rsid w:val="007D5C04"/>
    <w:rsid w:val="007D5F68"/>
    <w:rsid w:val="007D687A"/>
    <w:rsid w:val="007D68B2"/>
    <w:rsid w:val="007D6975"/>
    <w:rsid w:val="007D697A"/>
    <w:rsid w:val="007D6A31"/>
    <w:rsid w:val="007D6A57"/>
    <w:rsid w:val="007D709B"/>
    <w:rsid w:val="007D720F"/>
    <w:rsid w:val="007D722B"/>
    <w:rsid w:val="007D76BA"/>
    <w:rsid w:val="007D775B"/>
    <w:rsid w:val="007D7D95"/>
    <w:rsid w:val="007E0544"/>
    <w:rsid w:val="007E06E7"/>
    <w:rsid w:val="007E0C9C"/>
    <w:rsid w:val="007E0CE4"/>
    <w:rsid w:val="007E1463"/>
    <w:rsid w:val="007E147E"/>
    <w:rsid w:val="007E1886"/>
    <w:rsid w:val="007E1997"/>
    <w:rsid w:val="007E1DBD"/>
    <w:rsid w:val="007E226B"/>
    <w:rsid w:val="007E24B1"/>
    <w:rsid w:val="007E2864"/>
    <w:rsid w:val="007E2961"/>
    <w:rsid w:val="007E2ECA"/>
    <w:rsid w:val="007E2F92"/>
    <w:rsid w:val="007E313C"/>
    <w:rsid w:val="007E3465"/>
    <w:rsid w:val="007E3513"/>
    <w:rsid w:val="007E3C5C"/>
    <w:rsid w:val="007E3D09"/>
    <w:rsid w:val="007E3D97"/>
    <w:rsid w:val="007E3EC2"/>
    <w:rsid w:val="007E4150"/>
    <w:rsid w:val="007E4509"/>
    <w:rsid w:val="007E46A8"/>
    <w:rsid w:val="007E47C1"/>
    <w:rsid w:val="007E4886"/>
    <w:rsid w:val="007E4B51"/>
    <w:rsid w:val="007E4BD2"/>
    <w:rsid w:val="007E5644"/>
    <w:rsid w:val="007E5709"/>
    <w:rsid w:val="007E571D"/>
    <w:rsid w:val="007E5C08"/>
    <w:rsid w:val="007E5F4A"/>
    <w:rsid w:val="007E5FDA"/>
    <w:rsid w:val="007E6132"/>
    <w:rsid w:val="007E63E7"/>
    <w:rsid w:val="007E6B07"/>
    <w:rsid w:val="007E72A5"/>
    <w:rsid w:val="007E78B2"/>
    <w:rsid w:val="007E7AFE"/>
    <w:rsid w:val="007E7D7B"/>
    <w:rsid w:val="007E92CD"/>
    <w:rsid w:val="007F00BD"/>
    <w:rsid w:val="007F012F"/>
    <w:rsid w:val="007F01EB"/>
    <w:rsid w:val="007F021C"/>
    <w:rsid w:val="007F02FB"/>
    <w:rsid w:val="007F04E9"/>
    <w:rsid w:val="007F0770"/>
    <w:rsid w:val="007F08CA"/>
    <w:rsid w:val="007F08E0"/>
    <w:rsid w:val="007F0AA6"/>
    <w:rsid w:val="007F0BC6"/>
    <w:rsid w:val="007F0EB4"/>
    <w:rsid w:val="007F1402"/>
    <w:rsid w:val="007F155E"/>
    <w:rsid w:val="007F17B2"/>
    <w:rsid w:val="007F1C0E"/>
    <w:rsid w:val="007F1C53"/>
    <w:rsid w:val="007F1C6B"/>
    <w:rsid w:val="007F1C91"/>
    <w:rsid w:val="007F1D45"/>
    <w:rsid w:val="007F1EED"/>
    <w:rsid w:val="007F2364"/>
    <w:rsid w:val="007F25B9"/>
    <w:rsid w:val="007F263D"/>
    <w:rsid w:val="007F266D"/>
    <w:rsid w:val="007F28ED"/>
    <w:rsid w:val="007F2DF8"/>
    <w:rsid w:val="007F2EAB"/>
    <w:rsid w:val="007F2EED"/>
    <w:rsid w:val="007F2F47"/>
    <w:rsid w:val="007F393C"/>
    <w:rsid w:val="007F39B7"/>
    <w:rsid w:val="007F3CE8"/>
    <w:rsid w:val="007F3D6D"/>
    <w:rsid w:val="007F41A5"/>
    <w:rsid w:val="007F41C9"/>
    <w:rsid w:val="007F420B"/>
    <w:rsid w:val="007F4541"/>
    <w:rsid w:val="007F4845"/>
    <w:rsid w:val="007F4917"/>
    <w:rsid w:val="007F4A15"/>
    <w:rsid w:val="007F58A1"/>
    <w:rsid w:val="007F58C7"/>
    <w:rsid w:val="007F58D7"/>
    <w:rsid w:val="007F6185"/>
    <w:rsid w:val="007F6CE8"/>
    <w:rsid w:val="007F6E74"/>
    <w:rsid w:val="007F7088"/>
    <w:rsid w:val="007F7137"/>
    <w:rsid w:val="007F7238"/>
    <w:rsid w:val="007F7BC6"/>
    <w:rsid w:val="007F7E2D"/>
    <w:rsid w:val="007F7FFE"/>
    <w:rsid w:val="007FA0FA"/>
    <w:rsid w:val="008005E2"/>
    <w:rsid w:val="00800725"/>
    <w:rsid w:val="008007FD"/>
    <w:rsid w:val="008009A4"/>
    <w:rsid w:val="00800CE4"/>
    <w:rsid w:val="00800E93"/>
    <w:rsid w:val="00800FDD"/>
    <w:rsid w:val="00801267"/>
    <w:rsid w:val="00801301"/>
    <w:rsid w:val="00801A1C"/>
    <w:rsid w:val="00801D6A"/>
    <w:rsid w:val="00801D92"/>
    <w:rsid w:val="00802091"/>
    <w:rsid w:val="00802594"/>
    <w:rsid w:val="00802AAF"/>
    <w:rsid w:val="00803016"/>
    <w:rsid w:val="00803330"/>
    <w:rsid w:val="00803352"/>
    <w:rsid w:val="008033C6"/>
    <w:rsid w:val="00803ED2"/>
    <w:rsid w:val="008042BC"/>
    <w:rsid w:val="00804827"/>
    <w:rsid w:val="0080486E"/>
    <w:rsid w:val="00804943"/>
    <w:rsid w:val="00804A8C"/>
    <w:rsid w:val="00804DDA"/>
    <w:rsid w:val="00804DEB"/>
    <w:rsid w:val="008054C5"/>
    <w:rsid w:val="00805D82"/>
    <w:rsid w:val="00805FFA"/>
    <w:rsid w:val="00806126"/>
    <w:rsid w:val="00806E0A"/>
    <w:rsid w:val="00806F56"/>
    <w:rsid w:val="008074F8"/>
    <w:rsid w:val="0080757F"/>
    <w:rsid w:val="00807807"/>
    <w:rsid w:val="008079A0"/>
    <w:rsid w:val="00807B35"/>
    <w:rsid w:val="00807B63"/>
    <w:rsid w:val="00807F30"/>
    <w:rsid w:val="00810073"/>
    <w:rsid w:val="008100CC"/>
    <w:rsid w:val="008102CD"/>
    <w:rsid w:val="008102E3"/>
    <w:rsid w:val="008106B0"/>
    <w:rsid w:val="008106BB"/>
    <w:rsid w:val="00810740"/>
    <w:rsid w:val="0081077E"/>
    <w:rsid w:val="00810A7A"/>
    <w:rsid w:val="00810B62"/>
    <w:rsid w:val="00810E4C"/>
    <w:rsid w:val="00810F94"/>
    <w:rsid w:val="00811429"/>
    <w:rsid w:val="00811648"/>
    <w:rsid w:val="00811946"/>
    <w:rsid w:val="00811C73"/>
    <w:rsid w:val="00811EC9"/>
    <w:rsid w:val="0081201E"/>
    <w:rsid w:val="008121A2"/>
    <w:rsid w:val="008123E2"/>
    <w:rsid w:val="008127B2"/>
    <w:rsid w:val="00813216"/>
    <w:rsid w:val="00813219"/>
    <w:rsid w:val="00813406"/>
    <w:rsid w:val="008137C6"/>
    <w:rsid w:val="00813AAB"/>
    <w:rsid w:val="00813BDA"/>
    <w:rsid w:val="00813F29"/>
    <w:rsid w:val="00814780"/>
    <w:rsid w:val="00814A91"/>
    <w:rsid w:val="00814EEC"/>
    <w:rsid w:val="008152B4"/>
    <w:rsid w:val="00815953"/>
    <w:rsid w:val="00815CF7"/>
    <w:rsid w:val="0081651E"/>
    <w:rsid w:val="0081659A"/>
    <w:rsid w:val="008165C2"/>
    <w:rsid w:val="00816A61"/>
    <w:rsid w:val="00816EEF"/>
    <w:rsid w:val="00817117"/>
    <w:rsid w:val="00817152"/>
    <w:rsid w:val="00817281"/>
    <w:rsid w:val="008176C2"/>
    <w:rsid w:val="008201AF"/>
    <w:rsid w:val="00820289"/>
    <w:rsid w:val="00820300"/>
    <w:rsid w:val="008208BC"/>
    <w:rsid w:val="00820B75"/>
    <w:rsid w:val="00820E71"/>
    <w:rsid w:val="00820E8D"/>
    <w:rsid w:val="00820F93"/>
    <w:rsid w:val="008211DD"/>
    <w:rsid w:val="00821B0E"/>
    <w:rsid w:val="00821E5B"/>
    <w:rsid w:val="00821F0D"/>
    <w:rsid w:val="00822091"/>
    <w:rsid w:val="00822126"/>
    <w:rsid w:val="008222E8"/>
    <w:rsid w:val="00822604"/>
    <w:rsid w:val="0082275E"/>
    <w:rsid w:val="00822864"/>
    <w:rsid w:val="00822BE2"/>
    <w:rsid w:val="00822CED"/>
    <w:rsid w:val="00823009"/>
    <w:rsid w:val="00823912"/>
    <w:rsid w:val="00823AC8"/>
    <w:rsid w:val="00823B4E"/>
    <w:rsid w:val="00823E8E"/>
    <w:rsid w:val="0082465E"/>
    <w:rsid w:val="0082484F"/>
    <w:rsid w:val="0082511A"/>
    <w:rsid w:val="008251B8"/>
    <w:rsid w:val="0082524F"/>
    <w:rsid w:val="008255CA"/>
    <w:rsid w:val="00825EBE"/>
    <w:rsid w:val="00826217"/>
    <w:rsid w:val="0082624F"/>
    <w:rsid w:val="00826C51"/>
    <w:rsid w:val="008270F9"/>
    <w:rsid w:val="008278E9"/>
    <w:rsid w:val="00827972"/>
    <w:rsid w:val="008279EA"/>
    <w:rsid w:val="00827E42"/>
    <w:rsid w:val="008301C7"/>
    <w:rsid w:val="00830420"/>
    <w:rsid w:val="00830E06"/>
    <w:rsid w:val="00831488"/>
    <w:rsid w:val="008316E4"/>
    <w:rsid w:val="00831915"/>
    <w:rsid w:val="00831D74"/>
    <w:rsid w:val="008322A4"/>
    <w:rsid w:val="0083269D"/>
    <w:rsid w:val="00832856"/>
    <w:rsid w:val="00832957"/>
    <w:rsid w:val="00832F65"/>
    <w:rsid w:val="0083384F"/>
    <w:rsid w:val="008339B4"/>
    <w:rsid w:val="00833AC5"/>
    <w:rsid w:val="00833BF7"/>
    <w:rsid w:val="00833EE2"/>
    <w:rsid w:val="00833FEE"/>
    <w:rsid w:val="00834187"/>
    <w:rsid w:val="0083456F"/>
    <w:rsid w:val="0083477C"/>
    <w:rsid w:val="008348C8"/>
    <w:rsid w:val="00834C03"/>
    <w:rsid w:val="00834C26"/>
    <w:rsid w:val="00834C4F"/>
    <w:rsid w:val="0083500F"/>
    <w:rsid w:val="008352E3"/>
    <w:rsid w:val="00835554"/>
    <w:rsid w:val="008355DC"/>
    <w:rsid w:val="008357AE"/>
    <w:rsid w:val="00835B2E"/>
    <w:rsid w:val="00835E7A"/>
    <w:rsid w:val="00835F89"/>
    <w:rsid w:val="008361C3"/>
    <w:rsid w:val="008363D3"/>
    <w:rsid w:val="00836725"/>
    <w:rsid w:val="0083693D"/>
    <w:rsid w:val="00836A96"/>
    <w:rsid w:val="00836C59"/>
    <w:rsid w:val="008370F1"/>
    <w:rsid w:val="00837307"/>
    <w:rsid w:val="0083742E"/>
    <w:rsid w:val="00837A1D"/>
    <w:rsid w:val="00837D33"/>
    <w:rsid w:val="00837DF4"/>
    <w:rsid w:val="0083A98B"/>
    <w:rsid w:val="008401D3"/>
    <w:rsid w:val="008406F8"/>
    <w:rsid w:val="0084090C"/>
    <w:rsid w:val="00840D09"/>
    <w:rsid w:val="00840D4D"/>
    <w:rsid w:val="00840DC9"/>
    <w:rsid w:val="00840DFC"/>
    <w:rsid w:val="0084114B"/>
    <w:rsid w:val="00841504"/>
    <w:rsid w:val="008416E6"/>
    <w:rsid w:val="0084173D"/>
    <w:rsid w:val="00841848"/>
    <w:rsid w:val="00841869"/>
    <w:rsid w:val="00841A4D"/>
    <w:rsid w:val="00842115"/>
    <w:rsid w:val="00842455"/>
    <w:rsid w:val="008425F6"/>
    <w:rsid w:val="00842CCA"/>
    <w:rsid w:val="00842FA2"/>
    <w:rsid w:val="00843191"/>
    <w:rsid w:val="00843298"/>
    <w:rsid w:val="00843422"/>
    <w:rsid w:val="00843672"/>
    <w:rsid w:val="00843982"/>
    <w:rsid w:val="00843B46"/>
    <w:rsid w:val="008446F6"/>
    <w:rsid w:val="008447CD"/>
    <w:rsid w:val="00844BBE"/>
    <w:rsid w:val="00844CE8"/>
    <w:rsid w:val="00844F19"/>
    <w:rsid w:val="00844FBC"/>
    <w:rsid w:val="00844FF4"/>
    <w:rsid w:val="00845006"/>
    <w:rsid w:val="008450AA"/>
    <w:rsid w:val="008458D4"/>
    <w:rsid w:val="008459A5"/>
    <w:rsid w:val="00845A7A"/>
    <w:rsid w:val="00845AB9"/>
    <w:rsid w:val="00845D5C"/>
    <w:rsid w:val="00845DCF"/>
    <w:rsid w:val="00846010"/>
    <w:rsid w:val="0084616A"/>
    <w:rsid w:val="00846376"/>
    <w:rsid w:val="0084640A"/>
    <w:rsid w:val="00846821"/>
    <w:rsid w:val="008468A6"/>
    <w:rsid w:val="00846ADB"/>
    <w:rsid w:val="00846C60"/>
    <w:rsid w:val="00846E3B"/>
    <w:rsid w:val="00846E7D"/>
    <w:rsid w:val="00846FA4"/>
    <w:rsid w:val="0084721B"/>
    <w:rsid w:val="0084747D"/>
    <w:rsid w:val="0084750F"/>
    <w:rsid w:val="00847580"/>
    <w:rsid w:val="00847596"/>
    <w:rsid w:val="00847797"/>
    <w:rsid w:val="0085008F"/>
    <w:rsid w:val="008500BF"/>
    <w:rsid w:val="008504C8"/>
    <w:rsid w:val="00850510"/>
    <w:rsid w:val="00850DF7"/>
    <w:rsid w:val="00850E02"/>
    <w:rsid w:val="00851061"/>
    <w:rsid w:val="00851145"/>
    <w:rsid w:val="0085248E"/>
    <w:rsid w:val="00852C73"/>
    <w:rsid w:val="00852D28"/>
    <w:rsid w:val="00853090"/>
    <w:rsid w:val="0085309D"/>
    <w:rsid w:val="00853138"/>
    <w:rsid w:val="008532A9"/>
    <w:rsid w:val="0085344E"/>
    <w:rsid w:val="008535DE"/>
    <w:rsid w:val="0085374A"/>
    <w:rsid w:val="008538AB"/>
    <w:rsid w:val="008539BF"/>
    <w:rsid w:val="00853A3E"/>
    <w:rsid w:val="00853B01"/>
    <w:rsid w:val="0085427A"/>
    <w:rsid w:val="008542CA"/>
    <w:rsid w:val="00854E29"/>
    <w:rsid w:val="008551F2"/>
    <w:rsid w:val="008558EE"/>
    <w:rsid w:val="00855AC4"/>
    <w:rsid w:val="00855D5B"/>
    <w:rsid w:val="00855DA2"/>
    <w:rsid w:val="00856074"/>
    <w:rsid w:val="00856082"/>
    <w:rsid w:val="008563F2"/>
    <w:rsid w:val="00856806"/>
    <w:rsid w:val="00856992"/>
    <w:rsid w:val="00856B44"/>
    <w:rsid w:val="00856BC7"/>
    <w:rsid w:val="00856C8D"/>
    <w:rsid w:val="00856E4E"/>
    <w:rsid w:val="00856ED8"/>
    <w:rsid w:val="0085715A"/>
    <w:rsid w:val="008572D2"/>
    <w:rsid w:val="00857723"/>
    <w:rsid w:val="00857B91"/>
    <w:rsid w:val="00857F02"/>
    <w:rsid w:val="008607D9"/>
    <w:rsid w:val="00860AC0"/>
    <w:rsid w:val="00860D4C"/>
    <w:rsid w:val="00861124"/>
    <w:rsid w:val="008612BE"/>
    <w:rsid w:val="00861324"/>
    <w:rsid w:val="00861761"/>
    <w:rsid w:val="00861788"/>
    <w:rsid w:val="008618EC"/>
    <w:rsid w:val="00861968"/>
    <w:rsid w:val="00861AB3"/>
    <w:rsid w:val="00861B0A"/>
    <w:rsid w:val="00861E51"/>
    <w:rsid w:val="00861F4F"/>
    <w:rsid w:val="00861FA2"/>
    <w:rsid w:val="0086214B"/>
    <w:rsid w:val="0086246D"/>
    <w:rsid w:val="0086253F"/>
    <w:rsid w:val="00862966"/>
    <w:rsid w:val="0086298E"/>
    <w:rsid w:val="00862C3A"/>
    <w:rsid w:val="00862E12"/>
    <w:rsid w:val="00862E52"/>
    <w:rsid w:val="008633D0"/>
    <w:rsid w:val="00863620"/>
    <w:rsid w:val="008639CF"/>
    <w:rsid w:val="00863B5F"/>
    <w:rsid w:val="00863E29"/>
    <w:rsid w:val="008640D5"/>
    <w:rsid w:val="00864333"/>
    <w:rsid w:val="008645EE"/>
    <w:rsid w:val="00864774"/>
    <w:rsid w:val="00864CF1"/>
    <w:rsid w:val="00864D70"/>
    <w:rsid w:val="00864D80"/>
    <w:rsid w:val="00864D9B"/>
    <w:rsid w:val="00864E3C"/>
    <w:rsid w:val="00865061"/>
    <w:rsid w:val="008652CF"/>
    <w:rsid w:val="0086547D"/>
    <w:rsid w:val="008654E0"/>
    <w:rsid w:val="0086599C"/>
    <w:rsid w:val="00865C2A"/>
    <w:rsid w:val="00866364"/>
    <w:rsid w:val="008665FC"/>
    <w:rsid w:val="008666F6"/>
    <w:rsid w:val="008669F8"/>
    <w:rsid w:val="00866C62"/>
    <w:rsid w:val="00866C9E"/>
    <w:rsid w:val="00866D12"/>
    <w:rsid w:val="00867372"/>
    <w:rsid w:val="00867570"/>
    <w:rsid w:val="0086772C"/>
    <w:rsid w:val="0086778C"/>
    <w:rsid w:val="00867B95"/>
    <w:rsid w:val="00867C1E"/>
    <w:rsid w:val="00870365"/>
    <w:rsid w:val="00870654"/>
    <w:rsid w:val="00870723"/>
    <w:rsid w:val="0087098C"/>
    <w:rsid w:val="00870B3E"/>
    <w:rsid w:val="00870FA1"/>
    <w:rsid w:val="008711FC"/>
    <w:rsid w:val="00871F93"/>
    <w:rsid w:val="00872838"/>
    <w:rsid w:val="0087293C"/>
    <w:rsid w:val="00872F25"/>
    <w:rsid w:val="008731F6"/>
    <w:rsid w:val="0087342A"/>
    <w:rsid w:val="00873A1E"/>
    <w:rsid w:val="00873A73"/>
    <w:rsid w:val="00873C8E"/>
    <w:rsid w:val="00873D5E"/>
    <w:rsid w:val="008744A6"/>
    <w:rsid w:val="00874BEE"/>
    <w:rsid w:val="00874FD6"/>
    <w:rsid w:val="008756BE"/>
    <w:rsid w:val="008756EB"/>
    <w:rsid w:val="008758C8"/>
    <w:rsid w:val="0087594E"/>
    <w:rsid w:val="0087656C"/>
    <w:rsid w:val="0087695E"/>
    <w:rsid w:val="00876BD4"/>
    <w:rsid w:val="0087703B"/>
    <w:rsid w:val="00877138"/>
    <w:rsid w:val="0087770C"/>
    <w:rsid w:val="00877AE0"/>
    <w:rsid w:val="00877FFB"/>
    <w:rsid w:val="00880215"/>
    <w:rsid w:val="0088065F"/>
    <w:rsid w:val="0088084E"/>
    <w:rsid w:val="008809EF"/>
    <w:rsid w:val="00880AC8"/>
    <w:rsid w:val="00880ADF"/>
    <w:rsid w:val="00880E3D"/>
    <w:rsid w:val="00880FF3"/>
    <w:rsid w:val="00881256"/>
    <w:rsid w:val="00881911"/>
    <w:rsid w:val="00881F8D"/>
    <w:rsid w:val="008823F1"/>
    <w:rsid w:val="00882639"/>
    <w:rsid w:val="0088281E"/>
    <w:rsid w:val="00882C2A"/>
    <w:rsid w:val="00882C3E"/>
    <w:rsid w:val="00882FF9"/>
    <w:rsid w:val="0088337C"/>
    <w:rsid w:val="00883459"/>
    <w:rsid w:val="008838CB"/>
    <w:rsid w:val="00883EDC"/>
    <w:rsid w:val="00883F09"/>
    <w:rsid w:val="00884319"/>
    <w:rsid w:val="00884499"/>
    <w:rsid w:val="0088481F"/>
    <w:rsid w:val="0088487C"/>
    <w:rsid w:val="0088488E"/>
    <w:rsid w:val="008848CC"/>
    <w:rsid w:val="008849FD"/>
    <w:rsid w:val="00885209"/>
    <w:rsid w:val="008852ED"/>
    <w:rsid w:val="0088587C"/>
    <w:rsid w:val="0088594E"/>
    <w:rsid w:val="00886102"/>
    <w:rsid w:val="0088621F"/>
    <w:rsid w:val="0088622F"/>
    <w:rsid w:val="008863C0"/>
    <w:rsid w:val="0088648E"/>
    <w:rsid w:val="00886656"/>
    <w:rsid w:val="00886675"/>
    <w:rsid w:val="00886711"/>
    <w:rsid w:val="00886C7D"/>
    <w:rsid w:val="00886C9F"/>
    <w:rsid w:val="008872B0"/>
    <w:rsid w:val="00887393"/>
    <w:rsid w:val="008878E4"/>
    <w:rsid w:val="00887AB3"/>
    <w:rsid w:val="00887AE0"/>
    <w:rsid w:val="00887B12"/>
    <w:rsid w:val="00887CA9"/>
    <w:rsid w:val="00887E50"/>
    <w:rsid w:val="00887F4E"/>
    <w:rsid w:val="008904D7"/>
    <w:rsid w:val="008904F7"/>
    <w:rsid w:val="00890566"/>
    <w:rsid w:val="008907C1"/>
    <w:rsid w:val="008907E0"/>
    <w:rsid w:val="0089087A"/>
    <w:rsid w:val="00890953"/>
    <w:rsid w:val="00891210"/>
    <w:rsid w:val="0089172D"/>
    <w:rsid w:val="00891CFA"/>
    <w:rsid w:val="00891F60"/>
    <w:rsid w:val="00891F87"/>
    <w:rsid w:val="0089210E"/>
    <w:rsid w:val="008921EF"/>
    <w:rsid w:val="008923A1"/>
    <w:rsid w:val="0089258B"/>
    <w:rsid w:val="0089280C"/>
    <w:rsid w:val="00893242"/>
    <w:rsid w:val="008933A9"/>
    <w:rsid w:val="00893420"/>
    <w:rsid w:val="0089347C"/>
    <w:rsid w:val="00893626"/>
    <w:rsid w:val="008936F5"/>
    <w:rsid w:val="00893C71"/>
    <w:rsid w:val="00894745"/>
    <w:rsid w:val="00894F1D"/>
    <w:rsid w:val="00895659"/>
    <w:rsid w:val="00895732"/>
    <w:rsid w:val="008957F5"/>
    <w:rsid w:val="008959FC"/>
    <w:rsid w:val="00895B42"/>
    <w:rsid w:val="00895B4F"/>
    <w:rsid w:val="00895B9F"/>
    <w:rsid w:val="00895F5E"/>
    <w:rsid w:val="00896609"/>
    <w:rsid w:val="00896ABA"/>
    <w:rsid w:val="00897382"/>
    <w:rsid w:val="008979EC"/>
    <w:rsid w:val="00897CE9"/>
    <w:rsid w:val="008A0087"/>
    <w:rsid w:val="008A04C5"/>
    <w:rsid w:val="008A0565"/>
    <w:rsid w:val="008A0DB0"/>
    <w:rsid w:val="008A0ED4"/>
    <w:rsid w:val="008A12A4"/>
    <w:rsid w:val="008A13B8"/>
    <w:rsid w:val="008A15F7"/>
    <w:rsid w:val="008A17CC"/>
    <w:rsid w:val="008A1AEC"/>
    <w:rsid w:val="008A1CA0"/>
    <w:rsid w:val="008A1CD6"/>
    <w:rsid w:val="008A1F5A"/>
    <w:rsid w:val="008A1FD7"/>
    <w:rsid w:val="008A239F"/>
    <w:rsid w:val="008A25C0"/>
    <w:rsid w:val="008A27E6"/>
    <w:rsid w:val="008A296F"/>
    <w:rsid w:val="008A2C83"/>
    <w:rsid w:val="008A2D67"/>
    <w:rsid w:val="008A2DFB"/>
    <w:rsid w:val="008A2ED6"/>
    <w:rsid w:val="008A3701"/>
    <w:rsid w:val="008A39C9"/>
    <w:rsid w:val="008A39D4"/>
    <w:rsid w:val="008A3E25"/>
    <w:rsid w:val="008A3E7D"/>
    <w:rsid w:val="008A4063"/>
    <w:rsid w:val="008A4212"/>
    <w:rsid w:val="008A44C2"/>
    <w:rsid w:val="008A4CF9"/>
    <w:rsid w:val="008A503E"/>
    <w:rsid w:val="008A506C"/>
    <w:rsid w:val="008A5530"/>
    <w:rsid w:val="008A578D"/>
    <w:rsid w:val="008A59E6"/>
    <w:rsid w:val="008A6363"/>
    <w:rsid w:val="008A64E9"/>
    <w:rsid w:val="008A658E"/>
    <w:rsid w:val="008A6D27"/>
    <w:rsid w:val="008A6DE7"/>
    <w:rsid w:val="008A72FE"/>
    <w:rsid w:val="008B02D8"/>
    <w:rsid w:val="008B06C2"/>
    <w:rsid w:val="008B06C5"/>
    <w:rsid w:val="008B09B9"/>
    <w:rsid w:val="008B0D8B"/>
    <w:rsid w:val="008B0DC7"/>
    <w:rsid w:val="008B1425"/>
    <w:rsid w:val="008B1D82"/>
    <w:rsid w:val="008B204A"/>
    <w:rsid w:val="008B2317"/>
    <w:rsid w:val="008B24AA"/>
    <w:rsid w:val="008B25B5"/>
    <w:rsid w:val="008B2A06"/>
    <w:rsid w:val="008B2A1A"/>
    <w:rsid w:val="008B2E8F"/>
    <w:rsid w:val="008B31A2"/>
    <w:rsid w:val="008B3203"/>
    <w:rsid w:val="008B3211"/>
    <w:rsid w:val="008B3445"/>
    <w:rsid w:val="008B37F4"/>
    <w:rsid w:val="008B3B7A"/>
    <w:rsid w:val="008B3FB0"/>
    <w:rsid w:val="008B4188"/>
    <w:rsid w:val="008B455C"/>
    <w:rsid w:val="008B46AB"/>
    <w:rsid w:val="008B46CC"/>
    <w:rsid w:val="008B4DBB"/>
    <w:rsid w:val="008B591B"/>
    <w:rsid w:val="008B595C"/>
    <w:rsid w:val="008B5E91"/>
    <w:rsid w:val="008B61AC"/>
    <w:rsid w:val="008B62B2"/>
    <w:rsid w:val="008B6407"/>
    <w:rsid w:val="008B66DD"/>
    <w:rsid w:val="008B68D0"/>
    <w:rsid w:val="008B6A25"/>
    <w:rsid w:val="008B6A95"/>
    <w:rsid w:val="008B6DD4"/>
    <w:rsid w:val="008B6E30"/>
    <w:rsid w:val="008B733E"/>
    <w:rsid w:val="008B767B"/>
    <w:rsid w:val="008B77F2"/>
    <w:rsid w:val="008B78D7"/>
    <w:rsid w:val="008B7990"/>
    <w:rsid w:val="008B7A20"/>
    <w:rsid w:val="008B7B27"/>
    <w:rsid w:val="008B7C8B"/>
    <w:rsid w:val="008B7C9B"/>
    <w:rsid w:val="008B7D2B"/>
    <w:rsid w:val="008B7F1A"/>
    <w:rsid w:val="008B7F82"/>
    <w:rsid w:val="008B7FF4"/>
    <w:rsid w:val="008C00CD"/>
    <w:rsid w:val="008C02E4"/>
    <w:rsid w:val="008C03B4"/>
    <w:rsid w:val="008C084C"/>
    <w:rsid w:val="008C0899"/>
    <w:rsid w:val="008C08F7"/>
    <w:rsid w:val="008C1144"/>
    <w:rsid w:val="008C121E"/>
    <w:rsid w:val="008C1A72"/>
    <w:rsid w:val="008C1C2D"/>
    <w:rsid w:val="008C1FA0"/>
    <w:rsid w:val="008C21D2"/>
    <w:rsid w:val="008C22F3"/>
    <w:rsid w:val="008C2605"/>
    <w:rsid w:val="008C282B"/>
    <w:rsid w:val="008C28F9"/>
    <w:rsid w:val="008C2C76"/>
    <w:rsid w:val="008C2F24"/>
    <w:rsid w:val="008C2FBD"/>
    <w:rsid w:val="008C30B2"/>
    <w:rsid w:val="008C32B3"/>
    <w:rsid w:val="008C33F1"/>
    <w:rsid w:val="008C362F"/>
    <w:rsid w:val="008C3864"/>
    <w:rsid w:val="008C396B"/>
    <w:rsid w:val="008C3CCD"/>
    <w:rsid w:val="008C3E26"/>
    <w:rsid w:val="008C40E5"/>
    <w:rsid w:val="008C40FF"/>
    <w:rsid w:val="008C416C"/>
    <w:rsid w:val="008C4242"/>
    <w:rsid w:val="008C42BE"/>
    <w:rsid w:val="008C445C"/>
    <w:rsid w:val="008C4464"/>
    <w:rsid w:val="008C48EA"/>
    <w:rsid w:val="008C493E"/>
    <w:rsid w:val="008C4E16"/>
    <w:rsid w:val="008C51D7"/>
    <w:rsid w:val="008C53B4"/>
    <w:rsid w:val="008C56EC"/>
    <w:rsid w:val="008C5870"/>
    <w:rsid w:val="008C5EC0"/>
    <w:rsid w:val="008C61D1"/>
    <w:rsid w:val="008C69EC"/>
    <w:rsid w:val="008C6D1B"/>
    <w:rsid w:val="008C6D3A"/>
    <w:rsid w:val="008C6DA8"/>
    <w:rsid w:val="008C72F8"/>
    <w:rsid w:val="008C741D"/>
    <w:rsid w:val="008C7499"/>
    <w:rsid w:val="008C7681"/>
    <w:rsid w:val="008C76C6"/>
    <w:rsid w:val="008C76C8"/>
    <w:rsid w:val="008C7800"/>
    <w:rsid w:val="008D007A"/>
    <w:rsid w:val="008D0424"/>
    <w:rsid w:val="008D0A09"/>
    <w:rsid w:val="008D0B16"/>
    <w:rsid w:val="008D0CD8"/>
    <w:rsid w:val="008D12F1"/>
    <w:rsid w:val="008D14B7"/>
    <w:rsid w:val="008D16D7"/>
    <w:rsid w:val="008D1911"/>
    <w:rsid w:val="008D1AEB"/>
    <w:rsid w:val="008D1C2A"/>
    <w:rsid w:val="008D1C47"/>
    <w:rsid w:val="008D1CA5"/>
    <w:rsid w:val="008D1E9C"/>
    <w:rsid w:val="008D210C"/>
    <w:rsid w:val="008D2365"/>
    <w:rsid w:val="008D2483"/>
    <w:rsid w:val="008D29D3"/>
    <w:rsid w:val="008D2EB9"/>
    <w:rsid w:val="008D30DA"/>
    <w:rsid w:val="008D31DA"/>
    <w:rsid w:val="008D32B1"/>
    <w:rsid w:val="008D38FB"/>
    <w:rsid w:val="008D3953"/>
    <w:rsid w:val="008D3E16"/>
    <w:rsid w:val="008D3EEA"/>
    <w:rsid w:val="008D4215"/>
    <w:rsid w:val="008D471F"/>
    <w:rsid w:val="008D48E5"/>
    <w:rsid w:val="008D4CC7"/>
    <w:rsid w:val="008D5150"/>
    <w:rsid w:val="008D54FE"/>
    <w:rsid w:val="008D5688"/>
    <w:rsid w:val="008D5800"/>
    <w:rsid w:val="008D5F86"/>
    <w:rsid w:val="008D5F9B"/>
    <w:rsid w:val="008D693E"/>
    <w:rsid w:val="008D71AF"/>
    <w:rsid w:val="008D76F0"/>
    <w:rsid w:val="008D7A80"/>
    <w:rsid w:val="008E02CD"/>
    <w:rsid w:val="008E0499"/>
    <w:rsid w:val="008E085F"/>
    <w:rsid w:val="008E0A44"/>
    <w:rsid w:val="008E0CBD"/>
    <w:rsid w:val="008E0CEA"/>
    <w:rsid w:val="008E0ED8"/>
    <w:rsid w:val="008E0F7E"/>
    <w:rsid w:val="008E1574"/>
    <w:rsid w:val="008E160F"/>
    <w:rsid w:val="008E176A"/>
    <w:rsid w:val="008E191B"/>
    <w:rsid w:val="008E1ACF"/>
    <w:rsid w:val="008E1EEF"/>
    <w:rsid w:val="008E2368"/>
    <w:rsid w:val="008E2ED5"/>
    <w:rsid w:val="008E2F33"/>
    <w:rsid w:val="008E3A8B"/>
    <w:rsid w:val="008E3BE3"/>
    <w:rsid w:val="008E3BEE"/>
    <w:rsid w:val="008E3DBA"/>
    <w:rsid w:val="008E3F7C"/>
    <w:rsid w:val="008E42D6"/>
    <w:rsid w:val="008E4738"/>
    <w:rsid w:val="008E4C30"/>
    <w:rsid w:val="008E550A"/>
    <w:rsid w:val="008E5B8E"/>
    <w:rsid w:val="008E5D3C"/>
    <w:rsid w:val="008E62A7"/>
    <w:rsid w:val="008E62AD"/>
    <w:rsid w:val="008E65C0"/>
    <w:rsid w:val="008E66CA"/>
    <w:rsid w:val="008E69A8"/>
    <w:rsid w:val="008E6C84"/>
    <w:rsid w:val="008E6CF8"/>
    <w:rsid w:val="008E6F80"/>
    <w:rsid w:val="008E7114"/>
    <w:rsid w:val="008E7290"/>
    <w:rsid w:val="008E7480"/>
    <w:rsid w:val="008E78DD"/>
    <w:rsid w:val="008E7D4B"/>
    <w:rsid w:val="008E7ECA"/>
    <w:rsid w:val="008F005F"/>
    <w:rsid w:val="008F00DB"/>
    <w:rsid w:val="008F0256"/>
    <w:rsid w:val="008F052E"/>
    <w:rsid w:val="008F088C"/>
    <w:rsid w:val="008F09B7"/>
    <w:rsid w:val="008F0F5C"/>
    <w:rsid w:val="008F0FA4"/>
    <w:rsid w:val="008F122E"/>
    <w:rsid w:val="008F13D6"/>
    <w:rsid w:val="008F17BA"/>
    <w:rsid w:val="008F17E3"/>
    <w:rsid w:val="008F17FC"/>
    <w:rsid w:val="008F1957"/>
    <w:rsid w:val="008F1AC8"/>
    <w:rsid w:val="008F1E46"/>
    <w:rsid w:val="008F2266"/>
    <w:rsid w:val="008F23A0"/>
    <w:rsid w:val="008F2E2E"/>
    <w:rsid w:val="008F2E8D"/>
    <w:rsid w:val="008F32F5"/>
    <w:rsid w:val="008F34AE"/>
    <w:rsid w:val="008F3BCA"/>
    <w:rsid w:val="008F3CDD"/>
    <w:rsid w:val="008F4247"/>
    <w:rsid w:val="008F4485"/>
    <w:rsid w:val="008F45A6"/>
    <w:rsid w:val="008F463E"/>
    <w:rsid w:val="008F4B19"/>
    <w:rsid w:val="008F4E03"/>
    <w:rsid w:val="008F518D"/>
    <w:rsid w:val="008F53DF"/>
    <w:rsid w:val="008F55CD"/>
    <w:rsid w:val="008F579E"/>
    <w:rsid w:val="008F58FA"/>
    <w:rsid w:val="008F5A42"/>
    <w:rsid w:val="008F5F66"/>
    <w:rsid w:val="008F6012"/>
    <w:rsid w:val="008F6029"/>
    <w:rsid w:val="008F6134"/>
    <w:rsid w:val="008F665D"/>
    <w:rsid w:val="008F6A2C"/>
    <w:rsid w:val="008F6A61"/>
    <w:rsid w:val="008F6E92"/>
    <w:rsid w:val="008F70A9"/>
    <w:rsid w:val="008F7168"/>
    <w:rsid w:val="008F763F"/>
    <w:rsid w:val="008F77D5"/>
    <w:rsid w:val="008F7B3B"/>
    <w:rsid w:val="008F7C5B"/>
    <w:rsid w:val="009001F5"/>
    <w:rsid w:val="0090021C"/>
    <w:rsid w:val="00900A6D"/>
    <w:rsid w:val="009010E4"/>
    <w:rsid w:val="00901209"/>
    <w:rsid w:val="009012B7"/>
    <w:rsid w:val="009012C6"/>
    <w:rsid w:val="00901303"/>
    <w:rsid w:val="00901619"/>
    <w:rsid w:val="00901B58"/>
    <w:rsid w:val="00901C17"/>
    <w:rsid w:val="00901CD3"/>
    <w:rsid w:val="0090205A"/>
    <w:rsid w:val="00902557"/>
    <w:rsid w:val="00902749"/>
    <w:rsid w:val="00902CF5"/>
    <w:rsid w:val="00902EB9"/>
    <w:rsid w:val="0090326E"/>
    <w:rsid w:val="0090352E"/>
    <w:rsid w:val="009039F1"/>
    <w:rsid w:val="00903B7F"/>
    <w:rsid w:val="00903F75"/>
    <w:rsid w:val="00903F82"/>
    <w:rsid w:val="00903FD7"/>
    <w:rsid w:val="009045A9"/>
    <w:rsid w:val="009045DF"/>
    <w:rsid w:val="00905016"/>
    <w:rsid w:val="0090510E"/>
    <w:rsid w:val="0090523D"/>
    <w:rsid w:val="00905597"/>
    <w:rsid w:val="00905B7B"/>
    <w:rsid w:val="009060A7"/>
    <w:rsid w:val="00906153"/>
    <w:rsid w:val="00906542"/>
    <w:rsid w:val="009066D7"/>
    <w:rsid w:val="00906D21"/>
    <w:rsid w:val="009076C0"/>
    <w:rsid w:val="00907742"/>
    <w:rsid w:val="00907C28"/>
    <w:rsid w:val="009107A4"/>
    <w:rsid w:val="00910FC1"/>
    <w:rsid w:val="009113EB"/>
    <w:rsid w:val="00911504"/>
    <w:rsid w:val="00911B9C"/>
    <w:rsid w:val="00911C41"/>
    <w:rsid w:val="00911C86"/>
    <w:rsid w:val="00911D3B"/>
    <w:rsid w:val="00911D92"/>
    <w:rsid w:val="00911DE3"/>
    <w:rsid w:val="00911F4A"/>
    <w:rsid w:val="00911FD3"/>
    <w:rsid w:val="00912212"/>
    <w:rsid w:val="00912281"/>
    <w:rsid w:val="00912358"/>
    <w:rsid w:val="0091244D"/>
    <w:rsid w:val="009129BA"/>
    <w:rsid w:val="009129C1"/>
    <w:rsid w:val="00912B03"/>
    <w:rsid w:val="00912CA9"/>
    <w:rsid w:val="00912DFC"/>
    <w:rsid w:val="00912FBE"/>
    <w:rsid w:val="00913118"/>
    <w:rsid w:val="0091327F"/>
    <w:rsid w:val="009137DC"/>
    <w:rsid w:val="00913D0F"/>
    <w:rsid w:val="00913FA3"/>
    <w:rsid w:val="00914108"/>
    <w:rsid w:val="0091416C"/>
    <w:rsid w:val="009141F4"/>
    <w:rsid w:val="0091425A"/>
    <w:rsid w:val="009143A0"/>
    <w:rsid w:val="00914400"/>
    <w:rsid w:val="00914ADC"/>
    <w:rsid w:val="00914CC3"/>
    <w:rsid w:val="00915427"/>
    <w:rsid w:val="00915536"/>
    <w:rsid w:val="009155C9"/>
    <w:rsid w:val="009158F2"/>
    <w:rsid w:val="00915AC3"/>
    <w:rsid w:val="00915D8B"/>
    <w:rsid w:val="00915DC4"/>
    <w:rsid w:val="00915F29"/>
    <w:rsid w:val="00915F9D"/>
    <w:rsid w:val="0091642D"/>
    <w:rsid w:val="00916492"/>
    <w:rsid w:val="009164C2"/>
    <w:rsid w:val="0091675D"/>
    <w:rsid w:val="00916795"/>
    <w:rsid w:val="009168DF"/>
    <w:rsid w:val="00917034"/>
    <w:rsid w:val="009173A6"/>
    <w:rsid w:val="009175CF"/>
    <w:rsid w:val="00917A8C"/>
    <w:rsid w:val="00917AEC"/>
    <w:rsid w:val="00917BA1"/>
    <w:rsid w:val="009200E1"/>
    <w:rsid w:val="00920118"/>
    <w:rsid w:val="009203A2"/>
    <w:rsid w:val="00920566"/>
    <w:rsid w:val="0092056F"/>
    <w:rsid w:val="009205CB"/>
    <w:rsid w:val="0092082A"/>
    <w:rsid w:val="00920D84"/>
    <w:rsid w:val="00920FE1"/>
    <w:rsid w:val="00921347"/>
    <w:rsid w:val="009213BD"/>
    <w:rsid w:val="00921425"/>
    <w:rsid w:val="0092145E"/>
    <w:rsid w:val="00921626"/>
    <w:rsid w:val="009218CB"/>
    <w:rsid w:val="009219A3"/>
    <w:rsid w:val="0092214C"/>
    <w:rsid w:val="0092220C"/>
    <w:rsid w:val="00922E14"/>
    <w:rsid w:val="00922EDD"/>
    <w:rsid w:val="00922F47"/>
    <w:rsid w:val="009231DE"/>
    <w:rsid w:val="00923453"/>
    <w:rsid w:val="0092352E"/>
    <w:rsid w:val="0092369E"/>
    <w:rsid w:val="0092384B"/>
    <w:rsid w:val="00923A4D"/>
    <w:rsid w:val="00923A76"/>
    <w:rsid w:val="0092407C"/>
    <w:rsid w:val="0092417D"/>
    <w:rsid w:val="009245B9"/>
    <w:rsid w:val="009245D8"/>
    <w:rsid w:val="00924644"/>
    <w:rsid w:val="009247D1"/>
    <w:rsid w:val="009248DF"/>
    <w:rsid w:val="00924D95"/>
    <w:rsid w:val="00925122"/>
    <w:rsid w:val="009252C6"/>
    <w:rsid w:val="009257FA"/>
    <w:rsid w:val="00925909"/>
    <w:rsid w:val="00925914"/>
    <w:rsid w:val="00926023"/>
    <w:rsid w:val="009264CD"/>
    <w:rsid w:val="00926793"/>
    <w:rsid w:val="0092733B"/>
    <w:rsid w:val="00927427"/>
    <w:rsid w:val="009279B3"/>
    <w:rsid w:val="00927C5B"/>
    <w:rsid w:val="00927CDF"/>
    <w:rsid w:val="00927E84"/>
    <w:rsid w:val="00927EC8"/>
    <w:rsid w:val="00930352"/>
    <w:rsid w:val="009308D7"/>
    <w:rsid w:val="00930BD1"/>
    <w:rsid w:val="00930EA6"/>
    <w:rsid w:val="009315A6"/>
    <w:rsid w:val="0093170A"/>
    <w:rsid w:val="00931C84"/>
    <w:rsid w:val="00931D30"/>
    <w:rsid w:val="00931E04"/>
    <w:rsid w:val="009325DD"/>
    <w:rsid w:val="00932621"/>
    <w:rsid w:val="00932A06"/>
    <w:rsid w:val="00932A59"/>
    <w:rsid w:val="00932BC9"/>
    <w:rsid w:val="00932D89"/>
    <w:rsid w:val="00932F20"/>
    <w:rsid w:val="00933015"/>
    <w:rsid w:val="00933169"/>
    <w:rsid w:val="009335C8"/>
    <w:rsid w:val="00933961"/>
    <w:rsid w:val="0093398A"/>
    <w:rsid w:val="00933B22"/>
    <w:rsid w:val="00933B75"/>
    <w:rsid w:val="00933BB1"/>
    <w:rsid w:val="00933E40"/>
    <w:rsid w:val="0093407A"/>
    <w:rsid w:val="0093438C"/>
    <w:rsid w:val="009343D3"/>
    <w:rsid w:val="00934A8A"/>
    <w:rsid w:val="00934C1C"/>
    <w:rsid w:val="00934EA2"/>
    <w:rsid w:val="00934F2B"/>
    <w:rsid w:val="00934FDF"/>
    <w:rsid w:val="00935223"/>
    <w:rsid w:val="009352DC"/>
    <w:rsid w:val="00935880"/>
    <w:rsid w:val="00935F85"/>
    <w:rsid w:val="00936936"/>
    <w:rsid w:val="00936E3B"/>
    <w:rsid w:val="00937126"/>
    <w:rsid w:val="00937324"/>
    <w:rsid w:val="009375B0"/>
    <w:rsid w:val="00937675"/>
    <w:rsid w:val="00937847"/>
    <w:rsid w:val="00937C72"/>
    <w:rsid w:val="00937CB6"/>
    <w:rsid w:val="00937F77"/>
    <w:rsid w:val="0094037C"/>
    <w:rsid w:val="009404F1"/>
    <w:rsid w:val="009406D6"/>
    <w:rsid w:val="009406FB"/>
    <w:rsid w:val="00940C69"/>
    <w:rsid w:val="00940E14"/>
    <w:rsid w:val="00940FDE"/>
    <w:rsid w:val="009411E8"/>
    <w:rsid w:val="0094171F"/>
    <w:rsid w:val="009417E1"/>
    <w:rsid w:val="00941A57"/>
    <w:rsid w:val="00941B10"/>
    <w:rsid w:val="0094204D"/>
    <w:rsid w:val="00942811"/>
    <w:rsid w:val="00943220"/>
    <w:rsid w:val="00943424"/>
    <w:rsid w:val="00943AC6"/>
    <w:rsid w:val="00943FED"/>
    <w:rsid w:val="009447EA"/>
    <w:rsid w:val="00944827"/>
    <w:rsid w:val="00944BB0"/>
    <w:rsid w:val="00944D91"/>
    <w:rsid w:val="00944E8B"/>
    <w:rsid w:val="00944EAC"/>
    <w:rsid w:val="00945060"/>
    <w:rsid w:val="00945075"/>
    <w:rsid w:val="0094525C"/>
    <w:rsid w:val="0094527A"/>
    <w:rsid w:val="0094541E"/>
    <w:rsid w:val="009456C5"/>
    <w:rsid w:val="00945745"/>
    <w:rsid w:val="0094590B"/>
    <w:rsid w:val="009459C9"/>
    <w:rsid w:val="00945CCC"/>
    <w:rsid w:val="00945D77"/>
    <w:rsid w:val="00945DB3"/>
    <w:rsid w:val="00945E5A"/>
    <w:rsid w:val="00946606"/>
    <w:rsid w:val="009467D3"/>
    <w:rsid w:val="00946AB7"/>
    <w:rsid w:val="0094724D"/>
    <w:rsid w:val="00947295"/>
    <w:rsid w:val="009476CE"/>
    <w:rsid w:val="0094788F"/>
    <w:rsid w:val="00947C6D"/>
    <w:rsid w:val="0095010C"/>
    <w:rsid w:val="00950401"/>
    <w:rsid w:val="009505B4"/>
    <w:rsid w:val="00950A8B"/>
    <w:rsid w:val="00950C0C"/>
    <w:rsid w:val="00950D07"/>
    <w:rsid w:val="00951127"/>
    <w:rsid w:val="00951310"/>
    <w:rsid w:val="00951901"/>
    <w:rsid w:val="00951CAC"/>
    <w:rsid w:val="009522F7"/>
    <w:rsid w:val="0095247F"/>
    <w:rsid w:val="009525A9"/>
    <w:rsid w:val="00952A53"/>
    <w:rsid w:val="00952B4F"/>
    <w:rsid w:val="00952EE9"/>
    <w:rsid w:val="00953019"/>
    <w:rsid w:val="009530F6"/>
    <w:rsid w:val="009531D1"/>
    <w:rsid w:val="00953496"/>
    <w:rsid w:val="009535B2"/>
    <w:rsid w:val="009535E6"/>
    <w:rsid w:val="00953C57"/>
    <w:rsid w:val="009545D0"/>
    <w:rsid w:val="0095468C"/>
    <w:rsid w:val="009547EF"/>
    <w:rsid w:val="00954A52"/>
    <w:rsid w:val="00954FE9"/>
    <w:rsid w:val="009552DB"/>
    <w:rsid w:val="00955937"/>
    <w:rsid w:val="00955C7D"/>
    <w:rsid w:val="00955F21"/>
    <w:rsid w:val="00956172"/>
    <w:rsid w:val="00956352"/>
    <w:rsid w:val="00956731"/>
    <w:rsid w:val="009567CE"/>
    <w:rsid w:val="0095687B"/>
    <w:rsid w:val="00956CFF"/>
    <w:rsid w:val="00957334"/>
    <w:rsid w:val="0095771C"/>
    <w:rsid w:val="00957F8E"/>
    <w:rsid w:val="009601F6"/>
    <w:rsid w:val="00960484"/>
    <w:rsid w:val="00960C4E"/>
    <w:rsid w:val="00960C8B"/>
    <w:rsid w:val="00960D7C"/>
    <w:rsid w:val="00960EA9"/>
    <w:rsid w:val="0096179C"/>
    <w:rsid w:val="0096223A"/>
    <w:rsid w:val="00962314"/>
    <w:rsid w:val="009626E9"/>
    <w:rsid w:val="0096299C"/>
    <w:rsid w:val="00962D44"/>
    <w:rsid w:val="00962DC9"/>
    <w:rsid w:val="009630F0"/>
    <w:rsid w:val="00963201"/>
    <w:rsid w:val="0096343F"/>
    <w:rsid w:val="009635EB"/>
    <w:rsid w:val="00963659"/>
    <w:rsid w:val="00963BC2"/>
    <w:rsid w:val="00963CBB"/>
    <w:rsid w:val="00963EC7"/>
    <w:rsid w:val="00964256"/>
    <w:rsid w:val="0096480B"/>
    <w:rsid w:val="00964C4E"/>
    <w:rsid w:val="00964F49"/>
    <w:rsid w:val="0096549E"/>
    <w:rsid w:val="009657D9"/>
    <w:rsid w:val="00965D9D"/>
    <w:rsid w:val="00965E0B"/>
    <w:rsid w:val="00965F45"/>
    <w:rsid w:val="009661C9"/>
    <w:rsid w:val="009661F3"/>
    <w:rsid w:val="00966983"/>
    <w:rsid w:val="00966A21"/>
    <w:rsid w:val="009671C5"/>
    <w:rsid w:val="00967541"/>
    <w:rsid w:val="0096767A"/>
    <w:rsid w:val="00967721"/>
    <w:rsid w:val="0096772C"/>
    <w:rsid w:val="00967971"/>
    <w:rsid w:val="00967B35"/>
    <w:rsid w:val="00967C76"/>
    <w:rsid w:val="00967CE5"/>
    <w:rsid w:val="00967EFA"/>
    <w:rsid w:val="00970344"/>
    <w:rsid w:val="009707BD"/>
    <w:rsid w:val="009711A7"/>
    <w:rsid w:val="0097125E"/>
    <w:rsid w:val="0097145D"/>
    <w:rsid w:val="00971487"/>
    <w:rsid w:val="00971B7E"/>
    <w:rsid w:val="009720E0"/>
    <w:rsid w:val="009721F1"/>
    <w:rsid w:val="00972650"/>
    <w:rsid w:val="0097278C"/>
    <w:rsid w:val="00972887"/>
    <w:rsid w:val="00972B58"/>
    <w:rsid w:val="00972CF4"/>
    <w:rsid w:val="00972DBD"/>
    <w:rsid w:val="009735A0"/>
    <w:rsid w:val="00973763"/>
    <w:rsid w:val="00973CAE"/>
    <w:rsid w:val="00973FEE"/>
    <w:rsid w:val="00974046"/>
    <w:rsid w:val="009741EA"/>
    <w:rsid w:val="009742F7"/>
    <w:rsid w:val="00974334"/>
    <w:rsid w:val="009747FD"/>
    <w:rsid w:val="009748E0"/>
    <w:rsid w:val="00974A4D"/>
    <w:rsid w:val="00974D15"/>
    <w:rsid w:val="00974FD7"/>
    <w:rsid w:val="00975082"/>
    <w:rsid w:val="009752DF"/>
    <w:rsid w:val="00975A86"/>
    <w:rsid w:val="00975E69"/>
    <w:rsid w:val="00975FA6"/>
    <w:rsid w:val="009762DB"/>
    <w:rsid w:val="0097639D"/>
    <w:rsid w:val="00976CDA"/>
    <w:rsid w:val="00977000"/>
    <w:rsid w:val="0097706C"/>
    <w:rsid w:val="00977080"/>
    <w:rsid w:val="00977188"/>
    <w:rsid w:val="009775F6"/>
    <w:rsid w:val="00977AA3"/>
    <w:rsid w:val="00977E31"/>
    <w:rsid w:val="00977F89"/>
    <w:rsid w:val="00980483"/>
    <w:rsid w:val="00980C09"/>
    <w:rsid w:val="00980FD4"/>
    <w:rsid w:val="009810FF"/>
    <w:rsid w:val="009811A1"/>
    <w:rsid w:val="00981496"/>
    <w:rsid w:val="009814E3"/>
    <w:rsid w:val="0098161A"/>
    <w:rsid w:val="009816EC"/>
    <w:rsid w:val="009817C3"/>
    <w:rsid w:val="0098189B"/>
    <w:rsid w:val="009818E4"/>
    <w:rsid w:val="009819FE"/>
    <w:rsid w:val="00981AFB"/>
    <w:rsid w:val="00981C2C"/>
    <w:rsid w:val="009820C1"/>
    <w:rsid w:val="00982349"/>
    <w:rsid w:val="00982398"/>
    <w:rsid w:val="0098282E"/>
    <w:rsid w:val="00982A3E"/>
    <w:rsid w:val="00982B75"/>
    <w:rsid w:val="00982B9C"/>
    <w:rsid w:val="00982BAA"/>
    <w:rsid w:val="00983051"/>
    <w:rsid w:val="009833A8"/>
    <w:rsid w:val="009836E1"/>
    <w:rsid w:val="00983B2F"/>
    <w:rsid w:val="00983BB0"/>
    <w:rsid w:val="00983C41"/>
    <w:rsid w:val="00983E11"/>
    <w:rsid w:val="00983E64"/>
    <w:rsid w:val="009840E4"/>
    <w:rsid w:val="00984302"/>
    <w:rsid w:val="00984562"/>
    <w:rsid w:val="00984A04"/>
    <w:rsid w:val="00984F8C"/>
    <w:rsid w:val="00985995"/>
    <w:rsid w:val="00985FFD"/>
    <w:rsid w:val="00986237"/>
    <w:rsid w:val="009863B0"/>
    <w:rsid w:val="0098648D"/>
    <w:rsid w:val="00986858"/>
    <w:rsid w:val="00986B82"/>
    <w:rsid w:val="00986E39"/>
    <w:rsid w:val="00986EAE"/>
    <w:rsid w:val="00986EDD"/>
    <w:rsid w:val="00987297"/>
    <w:rsid w:val="009872B7"/>
    <w:rsid w:val="00987359"/>
    <w:rsid w:val="00987549"/>
    <w:rsid w:val="00987B47"/>
    <w:rsid w:val="00987C2E"/>
    <w:rsid w:val="00987D09"/>
    <w:rsid w:val="00990154"/>
    <w:rsid w:val="0099061A"/>
    <w:rsid w:val="009907F3"/>
    <w:rsid w:val="009909E8"/>
    <w:rsid w:val="00990C6E"/>
    <w:rsid w:val="00990F86"/>
    <w:rsid w:val="00990FED"/>
    <w:rsid w:val="00991362"/>
    <w:rsid w:val="0099155B"/>
    <w:rsid w:val="00991956"/>
    <w:rsid w:val="00991981"/>
    <w:rsid w:val="00991A97"/>
    <w:rsid w:val="00991DD4"/>
    <w:rsid w:val="00991E48"/>
    <w:rsid w:val="00991E9C"/>
    <w:rsid w:val="009921F0"/>
    <w:rsid w:val="009922F4"/>
    <w:rsid w:val="009928A6"/>
    <w:rsid w:val="00992986"/>
    <w:rsid w:val="00992D09"/>
    <w:rsid w:val="00992F56"/>
    <w:rsid w:val="0099321F"/>
    <w:rsid w:val="009937D9"/>
    <w:rsid w:val="00993871"/>
    <w:rsid w:val="00993901"/>
    <w:rsid w:val="00993B4A"/>
    <w:rsid w:val="00993BFA"/>
    <w:rsid w:val="0099442F"/>
    <w:rsid w:val="009946C7"/>
    <w:rsid w:val="00994BB7"/>
    <w:rsid w:val="00994BF6"/>
    <w:rsid w:val="00994F0A"/>
    <w:rsid w:val="009953DA"/>
    <w:rsid w:val="00995B9D"/>
    <w:rsid w:val="009962B1"/>
    <w:rsid w:val="00996772"/>
    <w:rsid w:val="00996A76"/>
    <w:rsid w:val="00996C5E"/>
    <w:rsid w:val="00996CE2"/>
    <w:rsid w:val="00996D4D"/>
    <w:rsid w:val="00996DF1"/>
    <w:rsid w:val="00996F40"/>
    <w:rsid w:val="009970D9"/>
    <w:rsid w:val="00997356"/>
    <w:rsid w:val="0099765C"/>
    <w:rsid w:val="0099798A"/>
    <w:rsid w:val="009A04EC"/>
    <w:rsid w:val="009A080B"/>
    <w:rsid w:val="009A0C90"/>
    <w:rsid w:val="009A1256"/>
    <w:rsid w:val="009A1479"/>
    <w:rsid w:val="009A1A2D"/>
    <w:rsid w:val="009A1E66"/>
    <w:rsid w:val="009A2004"/>
    <w:rsid w:val="009A2249"/>
    <w:rsid w:val="009A22CD"/>
    <w:rsid w:val="009A246C"/>
    <w:rsid w:val="009A2543"/>
    <w:rsid w:val="009A262E"/>
    <w:rsid w:val="009A2C69"/>
    <w:rsid w:val="009A2DC8"/>
    <w:rsid w:val="009A306C"/>
    <w:rsid w:val="009A3113"/>
    <w:rsid w:val="009A31B1"/>
    <w:rsid w:val="009A32B9"/>
    <w:rsid w:val="009A3484"/>
    <w:rsid w:val="009A348A"/>
    <w:rsid w:val="009A34AD"/>
    <w:rsid w:val="009A358C"/>
    <w:rsid w:val="009A3714"/>
    <w:rsid w:val="009A3962"/>
    <w:rsid w:val="009A3A27"/>
    <w:rsid w:val="009A3B75"/>
    <w:rsid w:val="009A4357"/>
    <w:rsid w:val="009A44F7"/>
    <w:rsid w:val="009A45F4"/>
    <w:rsid w:val="009A49DF"/>
    <w:rsid w:val="009A4EFE"/>
    <w:rsid w:val="009A53D2"/>
    <w:rsid w:val="009A541A"/>
    <w:rsid w:val="009A56B1"/>
    <w:rsid w:val="009A5A10"/>
    <w:rsid w:val="009A5A86"/>
    <w:rsid w:val="009A5C8A"/>
    <w:rsid w:val="009A5FC1"/>
    <w:rsid w:val="009A61C1"/>
    <w:rsid w:val="009A7491"/>
    <w:rsid w:val="009A7E5F"/>
    <w:rsid w:val="009B00B2"/>
    <w:rsid w:val="009B0440"/>
    <w:rsid w:val="009B084C"/>
    <w:rsid w:val="009B0AC9"/>
    <w:rsid w:val="009B0D8B"/>
    <w:rsid w:val="009B0E0E"/>
    <w:rsid w:val="009B0EE0"/>
    <w:rsid w:val="009B114D"/>
    <w:rsid w:val="009B14B9"/>
    <w:rsid w:val="009B1708"/>
    <w:rsid w:val="009B17D3"/>
    <w:rsid w:val="009B19DF"/>
    <w:rsid w:val="009B1C06"/>
    <w:rsid w:val="009B1CEC"/>
    <w:rsid w:val="009B2160"/>
    <w:rsid w:val="009B2788"/>
    <w:rsid w:val="009B2F9E"/>
    <w:rsid w:val="009B3354"/>
    <w:rsid w:val="009B3456"/>
    <w:rsid w:val="009B36CA"/>
    <w:rsid w:val="009B38C4"/>
    <w:rsid w:val="009B39D2"/>
    <w:rsid w:val="009B3B73"/>
    <w:rsid w:val="009B3DB6"/>
    <w:rsid w:val="009B3EF1"/>
    <w:rsid w:val="009B4057"/>
    <w:rsid w:val="009B428B"/>
    <w:rsid w:val="009B457B"/>
    <w:rsid w:val="009B4618"/>
    <w:rsid w:val="009B4A01"/>
    <w:rsid w:val="009B4C67"/>
    <w:rsid w:val="009B4E8C"/>
    <w:rsid w:val="009B5919"/>
    <w:rsid w:val="009B5BEC"/>
    <w:rsid w:val="009B65EB"/>
    <w:rsid w:val="009B698A"/>
    <w:rsid w:val="009B6CB8"/>
    <w:rsid w:val="009B7019"/>
    <w:rsid w:val="009B7311"/>
    <w:rsid w:val="009B735F"/>
    <w:rsid w:val="009B7435"/>
    <w:rsid w:val="009B7DA8"/>
    <w:rsid w:val="009B7F2F"/>
    <w:rsid w:val="009B7F72"/>
    <w:rsid w:val="009B8A9E"/>
    <w:rsid w:val="009C0329"/>
    <w:rsid w:val="009C0713"/>
    <w:rsid w:val="009C0C1C"/>
    <w:rsid w:val="009C1076"/>
    <w:rsid w:val="009C143D"/>
    <w:rsid w:val="009C1681"/>
    <w:rsid w:val="009C1695"/>
    <w:rsid w:val="009C16C8"/>
    <w:rsid w:val="009C1714"/>
    <w:rsid w:val="009C18BA"/>
    <w:rsid w:val="009C19DD"/>
    <w:rsid w:val="009C2420"/>
    <w:rsid w:val="009C2699"/>
    <w:rsid w:val="009C2994"/>
    <w:rsid w:val="009C2A6D"/>
    <w:rsid w:val="009C2CE5"/>
    <w:rsid w:val="009C2D7F"/>
    <w:rsid w:val="009C35FA"/>
    <w:rsid w:val="009C37E1"/>
    <w:rsid w:val="009C3888"/>
    <w:rsid w:val="009C482A"/>
    <w:rsid w:val="009C4AB8"/>
    <w:rsid w:val="009C4CC6"/>
    <w:rsid w:val="009C4DB9"/>
    <w:rsid w:val="009C4DCF"/>
    <w:rsid w:val="009C4F55"/>
    <w:rsid w:val="009C5274"/>
    <w:rsid w:val="009C54FE"/>
    <w:rsid w:val="009C5697"/>
    <w:rsid w:val="009C5845"/>
    <w:rsid w:val="009C5868"/>
    <w:rsid w:val="009C5A7E"/>
    <w:rsid w:val="009C5B5C"/>
    <w:rsid w:val="009C62EA"/>
    <w:rsid w:val="009C65E5"/>
    <w:rsid w:val="009C6748"/>
    <w:rsid w:val="009C6939"/>
    <w:rsid w:val="009C6B46"/>
    <w:rsid w:val="009C6F71"/>
    <w:rsid w:val="009C7731"/>
    <w:rsid w:val="009C7898"/>
    <w:rsid w:val="009C7CF9"/>
    <w:rsid w:val="009C7EA1"/>
    <w:rsid w:val="009C7EC5"/>
    <w:rsid w:val="009D02BA"/>
    <w:rsid w:val="009D0746"/>
    <w:rsid w:val="009D0D42"/>
    <w:rsid w:val="009D0DBE"/>
    <w:rsid w:val="009D0E4D"/>
    <w:rsid w:val="009D1039"/>
    <w:rsid w:val="009D10B6"/>
    <w:rsid w:val="009D173D"/>
    <w:rsid w:val="009D1849"/>
    <w:rsid w:val="009D2270"/>
    <w:rsid w:val="009D229E"/>
    <w:rsid w:val="009D250B"/>
    <w:rsid w:val="009D2A84"/>
    <w:rsid w:val="009D2D5F"/>
    <w:rsid w:val="009D2DD0"/>
    <w:rsid w:val="009D325C"/>
    <w:rsid w:val="009D3578"/>
    <w:rsid w:val="009D3999"/>
    <w:rsid w:val="009D3C96"/>
    <w:rsid w:val="009D3D75"/>
    <w:rsid w:val="009D3D84"/>
    <w:rsid w:val="009D3DD7"/>
    <w:rsid w:val="009D4079"/>
    <w:rsid w:val="009D4131"/>
    <w:rsid w:val="009D42DD"/>
    <w:rsid w:val="009D43D3"/>
    <w:rsid w:val="009D49FF"/>
    <w:rsid w:val="009D5167"/>
    <w:rsid w:val="009D546A"/>
    <w:rsid w:val="009D547B"/>
    <w:rsid w:val="009D54B7"/>
    <w:rsid w:val="009D54E6"/>
    <w:rsid w:val="009D57EC"/>
    <w:rsid w:val="009D61FF"/>
    <w:rsid w:val="009D62BD"/>
    <w:rsid w:val="009D677D"/>
    <w:rsid w:val="009D696A"/>
    <w:rsid w:val="009D6AFB"/>
    <w:rsid w:val="009D6C08"/>
    <w:rsid w:val="009D6C62"/>
    <w:rsid w:val="009D7351"/>
    <w:rsid w:val="009D736A"/>
    <w:rsid w:val="009D796A"/>
    <w:rsid w:val="009D7F25"/>
    <w:rsid w:val="009E0386"/>
    <w:rsid w:val="009E0495"/>
    <w:rsid w:val="009E0803"/>
    <w:rsid w:val="009E0B36"/>
    <w:rsid w:val="009E0D6F"/>
    <w:rsid w:val="009E0E1B"/>
    <w:rsid w:val="009E0FF5"/>
    <w:rsid w:val="009E1285"/>
    <w:rsid w:val="009E12DA"/>
    <w:rsid w:val="009E12F2"/>
    <w:rsid w:val="009E131F"/>
    <w:rsid w:val="009E18ED"/>
    <w:rsid w:val="009E1B59"/>
    <w:rsid w:val="009E1D34"/>
    <w:rsid w:val="009E1E3C"/>
    <w:rsid w:val="009E1F25"/>
    <w:rsid w:val="009E1FD2"/>
    <w:rsid w:val="009E21BB"/>
    <w:rsid w:val="009E2276"/>
    <w:rsid w:val="009E23D6"/>
    <w:rsid w:val="009E25F8"/>
    <w:rsid w:val="009E276F"/>
    <w:rsid w:val="009E294F"/>
    <w:rsid w:val="009E2ABD"/>
    <w:rsid w:val="009E31F1"/>
    <w:rsid w:val="009E32B1"/>
    <w:rsid w:val="009E3642"/>
    <w:rsid w:val="009E396B"/>
    <w:rsid w:val="009E3B7B"/>
    <w:rsid w:val="009E3E2E"/>
    <w:rsid w:val="009E4481"/>
    <w:rsid w:val="009E4C72"/>
    <w:rsid w:val="009E4F39"/>
    <w:rsid w:val="009E5805"/>
    <w:rsid w:val="009E589A"/>
    <w:rsid w:val="009E5951"/>
    <w:rsid w:val="009E59EB"/>
    <w:rsid w:val="009E5F99"/>
    <w:rsid w:val="009E60C9"/>
    <w:rsid w:val="009E6397"/>
    <w:rsid w:val="009E6A42"/>
    <w:rsid w:val="009E6BE5"/>
    <w:rsid w:val="009E6F87"/>
    <w:rsid w:val="009E72AB"/>
    <w:rsid w:val="009E7481"/>
    <w:rsid w:val="009E761F"/>
    <w:rsid w:val="009E766D"/>
    <w:rsid w:val="009F02C1"/>
    <w:rsid w:val="009F034B"/>
    <w:rsid w:val="009F0362"/>
    <w:rsid w:val="009F0550"/>
    <w:rsid w:val="009F09D0"/>
    <w:rsid w:val="009F0CF7"/>
    <w:rsid w:val="009F15D5"/>
    <w:rsid w:val="009F17F5"/>
    <w:rsid w:val="009F1873"/>
    <w:rsid w:val="009F1DE4"/>
    <w:rsid w:val="009F1DE9"/>
    <w:rsid w:val="009F207E"/>
    <w:rsid w:val="009F209A"/>
    <w:rsid w:val="009F21A7"/>
    <w:rsid w:val="009F2253"/>
    <w:rsid w:val="009F23CA"/>
    <w:rsid w:val="009F23E1"/>
    <w:rsid w:val="009F24D7"/>
    <w:rsid w:val="009F27AC"/>
    <w:rsid w:val="009F2B08"/>
    <w:rsid w:val="009F3515"/>
    <w:rsid w:val="009F3A5B"/>
    <w:rsid w:val="009F47D7"/>
    <w:rsid w:val="009F4B7F"/>
    <w:rsid w:val="009F4C91"/>
    <w:rsid w:val="009F4CA4"/>
    <w:rsid w:val="009F4D04"/>
    <w:rsid w:val="009F4D75"/>
    <w:rsid w:val="009F4EAF"/>
    <w:rsid w:val="009F5042"/>
    <w:rsid w:val="009F5193"/>
    <w:rsid w:val="009F5310"/>
    <w:rsid w:val="009F556C"/>
    <w:rsid w:val="009F556D"/>
    <w:rsid w:val="009F5AF9"/>
    <w:rsid w:val="009F5E25"/>
    <w:rsid w:val="009F5F00"/>
    <w:rsid w:val="009F64E7"/>
    <w:rsid w:val="009F679A"/>
    <w:rsid w:val="009F6C98"/>
    <w:rsid w:val="009F6D0D"/>
    <w:rsid w:val="009F6DC3"/>
    <w:rsid w:val="009F6E3A"/>
    <w:rsid w:val="009F753C"/>
    <w:rsid w:val="009F76A0"/>
    <w:rsid w:val="009F77BA"/>
    <w:rsid w:val="009F7D04"/>
    <w:rsid w:val="00A00997"/>
    <w:rsid w:val="00A00ADA"/>
    <w:rsid w:val="00A00D3E"/>
    <w:rsid w:val="00A00E1A"/>
    <w:rsid w:val="00A00F81"/>
    <w:rsid w:val="00A00FD2"/>
    <w:rsid w:val="00A0171F"/>
    <w:rsid w:val="00A01738"/>
    <w:rsid w:val="00A01837"/>
    <w:rsid w:val="00A01F4F"/>
    <w:rsid w:val="00A01FE5"/>
    <w:rsid w:val="00A021D0"/>
    <w:rsid w:val="00A02237"/>
    <w:rsid w:val="00A0226F"/>
    <w:rsid w:val="00A0240C"/>
    <w:rsid w:val="00A02498"/>
    <w:rsid w:val="00A02872"/>
    <w:rsid w:val="00A02971"/>
    <w:rsid w:val="00A03274"/>
    <w:rsid w:val="00A032BE"/>
    <w:rsid w:val="00A0343B"/>
    <w:rsid w:val="00A038E5"/>
    <w:rsid w:val="00A039CC"/>
    <w:rsid w:val="00A03B97"/>
    <w:rsid w:val="00A03BFD"/>
    <w:rsid w:val="00A03F2A"/>
    <w:rsid w:val="00A04060"/>
    <w:rsid w:val="00A04163"/>
    <w:rsid w:val="00A0432D"/>
    <w:rsid w:val="00A0467C"/>
    <w:rsid w:val="00A0494C"/>
    <w:rsid w:val="00A04D93"/>
    <w:rsid w:val="00A04FE0"/>
    <w:rsid w:val="00A05281"/>
    <w:rsid w:val="00A05293"/>
    <w:rsid w:val="00A0534F"/>
    <w:rsid w:val="00A0586C"/>
    <w:rsid w:val="00A058AE"/>
    <w:rsid w:val="00A06083"/>
    <w:rsid w:val="00A0647C"/>
    <w:rsid w:val="00A06629"/>
    <w:rsid w:val="00A0675F"/>
    <w:rsid w:val="00A067E6"/>
    <w:rsid w:val="00A068B3"/>
    <w:rsid w:val="00A06C51"/>
    <w:rsid w:val="00A06FE9"/>
    <w:rsid w:val="00A071AF"/>
    <w:rsid w:val="00A07626"/>
    <w:rsid w:val="00A07763"/>
    <w:rsid w:val="00A07924"/>
    <w:rsid w:val="00A1000F"/>
    <w:rsid w:val="00A10470"/>
    <w:rsid w:val="00A10709"/>
    <w:rsid w:val="00A10930"/>
    <w:rsid w:val="00A10E14"/>
    <w:rsid w:val="00A10EF4"/>
    <w:rsid w:val="00A1150C"/>
    <w:rsid w:val="00A116EB"/>
    <w:rsid w:val="00A118FA"/>
    <w:rsid w:val="00A11A95"/>
    <w:rsid w:val="00A11C4C"/>
    <w:rsid w:val="00A11F01"/>
    <w:rsid w:val="00A12503"/>
    <w:rsid w:val="00A12601"/>
    <w:rsid w:val="00A128D3"/>
    <w:rsid w:val="00A12B86"/>
    <w:rsid w:val="00A12D02"/>
    <w:rsid w:val="00A12E86"/>
    <w:rsid w:val="00A13353"/>
    <w:rsid w:val="00A13474"/>
    <w:rsid w:val="00A137E2"/>
    <w:rsid w:val="00A139E8"/>
    <w:rsid w:val="00A139FD"/>
    <w:rsid w:val="00A13C00"/>
    <w:rsid w:val="00A13F40"/>
    <w:rsid w:val="00A13F48"/>
    <w:rsid w:val="00A1431F"/>
    <w:rsid w:val="00A14328"/>
    <w:rsid w:val="00A146D1"/>
    <w:rsid w:val="00A1482F"/>
    <w:rsid w:val="00A149D1"/>
    <w:rsid w:val="00A150F2"/>
    <w:rsid w:val="00A154AB"/>
    <w:rsid w:val="00A155D6"/>
    <w:rsid w:val="00A15989"/>
    <w:rsid w:val="00A15A43"/>
    <w:rsid w:val="00A15C14"/>
    <w:rsid w:val="00A15DA9"/>
    <w:rsid w:val="00A1622D"/>
    <w:rsid w:val="00A162D5"/>
    <w:rsid w:val="00A165AF"/>
    <w:rsid w:val="00A165C7"/>
    <w:rsid w:val="00A1697D"/>
    <w:rsid w:val="00A16A95"/>
    <w:rsid w:val="00A16D8E"/>
    <w:rsid w:val="00A16FB8"/>
    <w:rsid w:val="00A173C5"/>
    <w:rsid w:val="00A173D0"/>
    <w:rsid w:val="00A1740A"/>
    <w:rsid w:val="00A17449"/>
    <w:rsid w:val="00A17514"/>
    <w:rsid w:val="00A1758E"/>
    <w:rsid w:val="00A178F9"/>
    <w:rsid w:val="00A17985"/>
    <w:rsid w:val="00A17B0B"/>
    <w:rsid w:val="00A17C01"/>
    <w:rsid w:val="00A204C2"/>
    <w:rsid w:val="00A206E3"/>
    <w:rsid w:val="00A20CC5"/>
    <w:rsid w:val="00A20D05"/>
    <w:rsid w:val="00A20EF5"/>
    <w:rsid w:val="00A210CE"/>
    <w:rsid w:val="00A21364"/>
    <w:rsid w:val="00A216ED"/>
    <w:rsid w:val="00A21959"/>
    <w:rsid w:val="00A21D86"/>
    <w:rsid w:val="00A22051"/>
    <w:rsid w:val="00A224D3"/>
    <w:rsid w:val="00A230B3"/>
    <w:rsid w:val="00A234FA"/>
    <w:rsid w:val="00A235D1"/>
    <w:rsid w:val="00A23613"/>
    <w:rsid w:val="00A23678"/>
    <w:rsid w:val="00A236F6"/>
    <w:rsid w:val="00A2379C"/>
    <w:rsid w:val="00A23C0C"/>
    <w:rsid w:val="00A23CEE"/>
    <w:rsid w:val="00A2419E"/>
    <w:rsid w:val="00A242FF"/>
    <w:rsid w:val="00A24721"/>
    <w:rsid w:val="00A249DC"/>
    <w:rsid w:val="00A24A7E"/>
    <w:rsid w:val="00A24B95"/>
    <w:rsid w:val="00A2508F"/>
    <w:rsid w:val="00A25FED"/>
    <w:rsid w:val="00A263C2"/>
    <w:rsid w:val="00A2680E"/>
    <w:rsid w:val="00A26CC7"/>
    <w:rsid w:val="00A270F5"/>
    <w:rsid w:val="00A27489"/>
    <w:rsid w:val="00A30374"/>
    <w:rsid w:val="00A30673"/>
    <w:rsid w:val="00A306D2"/>
    <w:rsid w:val="00A30D0D"/>
    <w:rsid w:val="00A30E1B"/>
    <w:rsid w:val="00A3102A"/>
    <w:rsid w:val="00A31031"/>
    <w:rsid w:val="00A31426"/>
    <w:rsid w:val="00A3142C"/>
    <w:rsid w:val="00A3160A"/>
    <w:rsid w:val="00A316ED"/>
    <w:rsid w:val="00A31901"/>
    <w:rsid w:val="00A31927"/>
    <w:rsid w:val="00A31A0C"/>
    <w:rsid w:val="00A31B0C"/>
    <w:rsid w:val="00A31B0E"/>
    <w:rsid w:val="00A31E30"/>
    <w:rsid w:val="00A32635"/>
    <w:rsid w:val="00A32A12"/>
    <w:rsid w:val="00A32B0C"/>
    <w:rsid w:val="00A32D3C"/>
    <w:rsid w:val="00A330EB"/>
    <w:rsid w:val="00A33446"/>
    <w:rsid w:val="00A3344C"/>
    <w:rsid w:val="00A33738"/>
    <w:rsid w:val="00A337EC"/>
    <w:rsid w:val="00A338A0"/>
    <w:rsid w:val="00A338DC"/>
    <w:rsid w:val="00A33922"/>
    <w:rsid w:val="00A33C01"/>
    <w:rsid w:val="00A33CE8"/>
    <w:rsid w:val="00A33EEB"/>
    <w:rsid w:val="00A344D1"/>
    <w:rsid w:val="00A349F7"/>
    <w:rsid w:val="00A34A79"/>
    <w:rsid w:val="00A34AC4"/>
    <w:rsid w:val="00A34C14"/>
    <w:rsid w:val="00A34DAC"/>
    <w:rsid w:val="00A34E4B"/>
    <w:rsid w:val="00A3509A"/>
    <w:rsid w:val="00A350F4"/>
    <w:rsid w:val="00A35300"/>
    <w:rsid w:val="00A353BE"/>
    <w:rsid w:val="00A354F1"/>
    <w:rsid w:val="00A35AF1"/>
    <w:rsid w:val="00A35C83"/>
    <w:rsid w:val="00A36643"/>
    <w:rsid w:val="00A367F9"/>
    <w:rsid w:val="00A36844"/>
    <w:rsid w:val="00A36D13"/>
    <w:rsid w:val="00A36EE2"/>
    <w:rsid w:val="00A3711F"/>
    <w:rsid w:val="00A37377"/>
    <w:rsid w:val="00A37985"/>
    <w:rsid w:val="00A37F73"/>
    <w:rsid w:val="00A400B3"/>
    <w:rsid w:val="00A4022E"/>
    <w:rsid w:val="00A40A3F"/>
    <w:rsid w:val="00A411DA"/>
    <w:rsid w:val="00A41286"/>
    <w:rsid w:val="00A412AE"/>
    <w:rsid w:val="00A4131D"/>
    <w:rsid w:val="00A413C5"/>
    <w:rsid w:val="00A41662"/>
    <w:rsid w:val="00A417D9"/>
    <w:rsid w:val="00A41D23"/>
    <w:rsid w:val="00A41FD0"/>
    <w:rsid w:val="00A4215D"/>
    <w:rsid w:val="00A4222F"/>
    <w:rsid w:val="00A4226D"/>
    <w:rsid w:val="00A4227B"/>
    <w:rsid w:val="00A422F8"/>
    <w:rsid w:val="00A4283A"/>
    <w:rsid w:val="00A42CCC"/>
    <w:rsid w:val="00A4310B"/>
    <w:rsid w:val="00A4327C"/>
    <w:rsid w:val="00A43622"/>
    <w:rsid w:val="00A4382E"/>
    <w:rsid w:val="00A43876"/>
    <w:rsid w:val="00A43C62"/>
    <w:rsid w:val="00A440C4"/>
    <w:rsid w:val="00A4424D"/>
    <w:rsid w:val="00A44477"/>
    <w:rsid w:val="00A44724"/>
    <w:rsid w:val="00A4478C"/>
    <w:rsid w:val="00A44927"/>
    <w:rsid w:val="00A44E2C"/>
    <w:rsid w:val="00A44F35"/>
    <w:rsid w:val="00A450C8"/>
    <w:rsid w:val="00A45360"/>
    <w:rsid w:val="00A45F28"/>
    <w:rsid w:val="00A45FFE"/>
    <w:rsid w:val="00A460C7"/>
    <w:rsid w:val="00A464F0"/>
    <w:rsid w:val="00A46602"/>
    <w:rsid w:val="00A468BC"/>
    <w:rsid w:val="00A46976"/>
    <w:rsid w:val="00A46AC9"/>
    <w:rsid w:val="00A46CB4"/>
    <w:rsid w:val="00A46CD9"/>
    <w:rsid w:val="00A46EC2"/>
    <w:rsid w:val="00A4785F"/>
    <w:rsid w:val="00A478A5"/>
    <w:rsid w:val="00A478C1"/>
    <w:rsid w:val="00A47FAC"/>
    <w:rsid w:val="00A5002A"/>
    <w:rsid w:val="00A5026B"/>
    <w:rsid w:val="00A505AD"/>
    <w:rsid w:val="00A50AAC"/>
    <w:rsid w:val="00A51383"/>
    <w:rsid w:val="00A515B6"/>
    <w:rsid w:val="00A517D7"/>
    <w:rsid w:val="00A51A88"/>
    <w:rsid w:val="00A521DE"/>
    <w:rsid w:val="00A529E0"/>
    <w:rsid w:val="00A52D87"/>
    <w:rsid w:val="00A52F6E"/>
    <w:rsid w:val="00A52FA9"/>
    <w:rsid w:val="00A533FF"/>
    <w:rsid w:val="00A5379A"/>
    <w:rsid w:val="00A537C0"/>
    <w:rsid w:val="00A53D3A"/>
    <w:rsid w:val="00A53E78"/>
    <w:rsid w:val="00A54085"/>
    <w:rsid w:val="00A5415A"/>
    <w:rsid w:val="00A54452"/>
    <w:rsid w:val="00A54A6F"/>
    <w:rsid w:val="00A54C81"/>
    <w:rsid w:val="00A54D06"/>
    <w:rsid w:val="00A54FC4"/>
    <w:rsid w:val="00A54FD7"/>
    <w:rsid w:val="00A55063"/>
    <w:rsid w:val="00A552ED"/>
    <w:rsid w:val="00A55319"/>
    <w:rsid w:val="00A55417"/>
    <w:rsid w:val="00A55AEA"/>
    <w:rsid w:val="00A55CE1"/>
    <w:rsid w:val="00A55DF4"/>
    <w:rsid w:val="00A562BB"/>
    <w:rsid w:val="00A565B0"/>
    <w:rsid w:val="00A5682A"/>
    <w:rsid w:val="00A5688E"/>
    <w:rsid w:val="00A56911"/>
    <w:rsid w:val="00A56943"/>
    <w:rsid w:val="00A56A93"/>
    <w:rsid w:val="00A56B08"/>
    <w:rsid w:val="00A56D1E"/>
    <w:rsid w:val="00A56D34"/>
    <w:rsid w:val="00A56FA8"/>
    <w:rsid w:val="00A576C8"/>
    <w:rsid w:val="00A578AC"/>
    <w:rsid w:val="00A579A2"/>
    <w:rsid w:val="00A579F3"/>
    <w:rsid w:val="00A57B23"/>
    <w:rsid w:val="00A57B94"/>
    <w:rsid w:val="00A57C61"/>
    <w:rsid w:val="00A57E6F"/>
    <w:rsid w:val="00A57F44"/>
    <w:rsid w:val="00A60236"/>
    <w:rsid w:val="00A6042D"/>
    <w:rsid w:val="00A60A6F"/>
    <w:rsid w:val="00A60CD4"/>
    <w:rsid w:val="00A61441"/>
    <w:rsid w:val="00A614EB"/>
    <w:rsid w:val="00A61961"/>
    <w:rsid w:val="00A61C14"/>
    <w:rsid w:val="00A620AB"/>
    <w:rsid w:val="00A623FE"/>
    <w:rsid w:val="00A625F7"/>
    <w:rsid w:val="00A62796"/>
    <w:rsid w:val="00A62F3D"/>
    <w:rsid w:val="00A63C80"/>
    <w:rsid w:val="00A63CEA"/>
    <w:rsid w:val="00A6419A"/>
    <w:rsid w:val="00A643D9"/>
    <w:rsid w:val="00A646AE"/>
    <w:rsid w:val="00A647F8"/>
    <w:rsid w:val="00A648A5"/>
    <w:rsid w:val="00A65526"/>
    <w:rsid w:val="00A6554B"/>
    <w:rsid w:val="00A65575"/>
    <w:rsid w:val="00A65783"/>
    <w:rsid w:val="00A6595F"/>
    <w:rsid w:val="00A65C8B"/>
    <w:rsid w:val="00A65D42"/>
    <w:rsid w:val="00A66138"/>
    <w:rsid w:val="00A66673"/>
    <w:rsid w:val="00A66890"/>
    <w:rsid w:val="00A668DD"/>
    <w:rsid w:val="00A66937"/>
    <w:rsid w:val="00A66BB8"/>
    <w:rsid w:val="00A66E41"/>
    <w:rsid w:val="00A66F55"/>
    <w:rsid w:val="00A66F9C"/>
    <w:rsid w:val="00A6707E"/>
    <w:rsid w:val="00A671C5"/>
    <w:rsid w:val="00A671D0"/>
    <w:rsid w:val="00A677DB"/>
    <w:rsid w:val="00A70117"/>
    <w:rsid w:val="00A70464"/>
    <w:rsid w:val="00A7052E"/>
    <w:rsid w:val="00A705A4"/>
    <w:rsid w:val="00A712AD"/>
    <w:rsid w:val="00A71355"/>
    <w:rsid w:val="00A71376"/>
    <w:rsid w:val="00A7181D"/>
    <w:rsid w:val="00A71B56"/>
    <w:rsid w:val="00A720A0"/>
    <w:rsid w:val="00A7239C"/>
    <w:rsid w:val="00A72A7F"/>
    <w:rsid w:val="00A72B1D"/>
    <w:rsid w:val="00A72E01"/>
    <w:rsid w:val="00A73079"/>
    <w:rsid w:val="00A73174"/>
    <w:rsid w:val="00A73642"/>
    <w:rsid w:val="00A73A3F"/>
    <w:rsid w:val="00A73ADA"/>
    <w:rsid w:val="00A73FE8"/>
    <w:rsid w:val="00A74076"/>
    <w:rsid w:val="00A74463"/>
    <w:rsid w:val="00A74576"/>
    <w:rsid w:val="00A74800"/>
    <w:rsid w:val="00A74897"/>
    <w:rsid w:val="00A7489A"/>
    <w:rsid w:val="00A74C62"/>
    <w:rsid w:val="00A74F01"/>
    <w:rsid w:val="00A7515B"/>
    <w:rsid w:val="00A75295"/>
    <w:rsid w:val="00A75DBC"/>
    <w:rsid w:val="00A7619C"/>
    <w:rsid w:val="00A761D1"/>
    <w:rsid w:val="00A76673"/>
    <w:rsid w:val="00A76978"/>
    <w:rsid w:val="00A76AB5"/>
    <w:rsid w:val="00A76C92"/>
    <w:rsid w:val="00A76E50"/>
    <w:rsid w:val="00A772A1"/>
    <w:rsid w:val="00A779C1"/>
    <w:rsid w:val="00A8026C"/>
    <w:rsid w:val="00A80609"/>
    <w:rsid w:val="00A8087F"/>
    <w:rsid w:val="00A80E69"/>
    <w:rsid w:val="00A810FC"/>
    <w:rsid w:val="00A8111F"/>
    <w:rsid w:val="00A812FB"/>
    <w:rsid w:val="00A813F8"/>
    <w:rsid w:val="00A81751"/>
    <w:rsid w:val="00A8179F"/>
    <w:rsid w:val="00A818FA"/>
    <w:rsid w:val="00A8198D"/>
    <w:rsid w:val="00A8230E"/>
    <w:rsid w:val="00A82433"/>
    <w:rsid w:val="00A825C9"/>
    <w:rsid w:val="00A82634"/>
    <w:rsid w:val="00A82832"/>
    <w:rsid w:val="00A82B2B"/>
    <w:rsid w:val="00A82EF4"/>
    <w:rsid w:val="00A82F3D"/>
    <w:rsid w:val="00A8331F"/>
    <w:rsid w:val="00A833B3"/>
    <w:rsid w:val="00A83865"/>
    <w:rsid w:val="00A83E63"/>
    <w:rsid w:val="00A83F2A"/>
    <w:rsid w:val="00A84302"/>
    <w:rsid w:val="00A84A8B"/>
    <w:rsid w:val="00A84C97"/>
    <w:rsid w:val="00A84EC5"/>
    <w:rsid w:val="00A850E2"/>
    <w:rsid w:val="00A8525A"/>
    <w:rsid w:val="00A85271"/>
    <w:rsid w:val="00A85B47"/>
    <w:rsid w:val="00A8606C"/>
    <w:rsid w:val="00A8613C"/>
    <w:rsid w:val="00A8630D"/>
    <w:rsid w:val="00A8695F"/>
    <w:rsid w:val="00A870E2"/>
    <w:rsid w:val="00A871E6"/>
    <w:rsid w:val="00A87296"/>
    <w:rsid w:val="00A87329"/>
    <w:rsid w:val="00A87353"/>
    <w:rsid w:val="00A8750B"/>
    <w:rsid w:val="00A8778A"/>
    <w:rsid w:val="00A877BB"/>
    <w:rsid w:val="00A87D52"/>
    <w:rsid w:val="00A900DA"/>
    <w:rsid w:val="00A90116"/>
    <w:rsid w:val="00A90324"/>
    <w:rsid w:val="00A904FC"/>
    <w:rsid w:val="00A906C9"/>
    <w:rsid w:val="00A908A5"/>
    <w:rsid w:val="00A90917"/>
    <w:rsid w:val="00A90A0E"/>
    <w:rsid w:val="00A90E0C"/>
    <w:rsid w:val="00A911A9"/>
    <w:rsid w:val="00A911BA"/>
    <w:rsid w:val="00A9141D"/>
    <w:rsid w:val="00A914C4"/>
    <w:rsid w:val="00A9158B"/>
    <w:rsid w:val="00A91598"/>
    <w:rsid w:val="00A9184B"/>
    <w:rsid w:val="00A91971"/>
    <w:rsid w:val="00A91BBF"/>
    <w:rsid w:val="00A91E64"/>
    <w:rsid w:val="00A9206D"/>
    <w:rsid w:val="00A920A4"/>
    <w:rsid w:val="00A92419"/>
    <w:rsid w:val="00A92452"/>
    <w:rsid w:val="00A927F8"/>
    <w:rsid w:val="00A92899"/>
    <w:rsid w:val="00A928AF"/>
    <w:rsid w:val="00A92C3D"/>
    <w:rsid w:val="00A92D3B"/>
    <w:rsid w:val="00A92F55"/>
    <w:rsid w:val="00A930CC"/>
    <w:rsid w:val="00A93175"/>
    <w:rsid w:val="00A93B1E"/>
    <w:rsid w:val="00A93B39"/>
    <w:rsid w:val="00A93DB0"/>
    <w:rsid w:val="00A93F94"/>
    <w:rsid w:val="00A9402B"/>
    <w:rsid w:val="00A941DE"/>
    <w:rsid w:val="00A943F7"/>
    <w:rsid w:val="00A94D70"/>
    <w:rsid w:val="00A950D6"/>
    <w:rsid w:val="00A9510E"/>
    <w:rsid w:val="00A9515A"/>
    <w:rsid w:val="00A9524C"/>
    <w:rsid w:val="00A956AB"/>
    <w:rsid w:val="00A95BDA"/>
    <w:rsid w:val="00A95C83"/>
    <w:rsid w:val="00A95CAB"/>
    <w:rsid w:val="00A95E36"/>
    <w:rsid w:val="00A96233"/>
    <w:rsid w:val="00A9632E"/>
    <w:rsid w:val="00A96473"/>
    <w:rsid w:val="00A96714"/>
    <w:rsid w:val="00A96A94"/>
    <w:rsid w:val="00A96AD0"/>
    <w:rsid w:val="00A9721E"/>
    <w:rsid w:val="00A9761B"/>
    <w:rsid w:val="00A976A4"/>
    <w:rsid w:val="00A97937"/>
    <w:rsid w:val="00A97A24"/>
    <w:rsid w:val="00A97B09"/>
    <w:rsid w:val="00A97F39"/>
    <w:rsid w:val="00AA0032"/>
    <w:rsid w:val="00AA016C"/>
    <w:rsid w:val="00AA0208"/>
    <w:rsid w:val="00AA022D"/>
    <w:rsid w:val="00AA0284"/>
    <w:rsid w:val="00AA0C25"/>
    <w:rsid w:val="00AA0C3D"/>
    <w:rsid w:val="00AA0F98"/>
    <w:rsid w:val="00AA1093"/>
    <w:rsid w:val="00AA142A"/>
    <w:rsid w:val="00AA151B"/>
    <w:rsid w:val="00AA16DD"/>
    <w:rsid w:val="00AA1AA4"/>
    <w:rsid w:val="00AA1BAA"/>
    <w:rsid w:val="00AA1CFD"/>
    <w:rsid w:val="00AA1ED3"/>
    <w:rsid w:val="00AA1EDA"/>
    <w:rsid w:val="00AA2023"/>
    <w:rsid w:val="00AA20BE"/>
    <w:rsid w:val="00AA213E"/>
    <w:rsid w:val="00AA23CF"/>
    <w:rsid w:val="00AA274B"/>
    <w:rsid w:val="00AA3701"/>
    <w:rsid w:val="00AA3883"/>
    <w:rsid w:val="00AA3B03"/>
    <w:rsid w:val="00AA403C"/>
    <w:rsid w:val="00AA40B5"/>
    <w:rsid w:val="00AA4890"/>
    <w:rsid w:val="00AA4A09"/>
    <w:rsid w:val="00AA4F24"/>
    <w:rsid w:val="00AA53BE"/>
    <w:rsid w:val="00AA5704"/>
    <w:rsid w:val="00AA57C7"/>
    <w:rsid w:val="00AA5D9A"/>
    <w:rsid w:val="00AA5E6C"/>
    <w:rsid w:val="00AA5FAA"/>
    <w:rsid w:val="00AA61FD"/>
    <w:rsid w:val="00AA6813"/>
    <w:rsid w:val="00AA6B6C"/>
    <w:rsid w:val="00AA70F6"/>
    <w:rsid w:val="00AA7381"/>
    <w:rsid w:val="00AA789F"/>
    <w:rsid w:val="00AA7E17"/>
    <w:rsid w:val="00AB0946"/>
    <w:rsid w:val="00AB11AB"/>
    <w:rsid w:val="00AB12D1"/>
    <w:rsid w:val="00AB1341"/>
    <w:rsid w:val="00AB1776"/>
    <w:rsid w:val="00AB17E2"/>
    <w:rsid w:val="00AB17FE"/>
    <w:rsid w:val="00AB1A8F"/>
    <w:rsid w:val="00AB1CE7"/>
    <w:rsid w:val="00AB1E57"/>
    <w:rsid w:val="00AB20FB"/>
    <w:rsid w:val="00AB2814"/>
    <w:rsid w:val="00AB2ECC"/>
    <w:rsid w:val="00AB3743"/>
    <w:rsid w:val="00AB37F3"/>
    <w:rsid w:val="00AB385E"/>
    <w:rsid w:val="00AB3A3C"/>
    <w:rsid w:val="00AB429B"/>
    <w:rsid w:val="00AB43AC"/>
    <w:rsid w:val="00AB43B5"/>
    <w:rsid w:val="00AB4F6C"/>
    <w:rsid w:val="00AB4F7E"/>
    <w:rsid w:val="00AB5560"/>
    <w:rsid w:val="00AB55CD"/>
    <w:rsid w:val="00AB5C5D"/>
    <w:rsid w:val="00AB5F2D"/>
    <w:rsid w:val="00AB6346"/>
    <w:rsid w:val="00AB6C90"/>
    <w:rsid w:val="00AB6DAD"/>
    <w:rsid w:val="00AB6EC4"/>
    <w:rsid w:val="00AB6F53"/>
    <w:rsid w:val="00AB6F84"/>
    <w:rsid w:val="00AB70A4"/>
    <w:rsid w:val="00AB720E"/>
    <w:rsid w:val="00AB733D"/>
    <w:rsid w:val="00AB74C5"/>
    <w:rsid w:val="00ABE9C3"/>
    <w:rsid w:val="00AC0009"/>
    <w:rsid w:val="00AC01C7"/>
    <w:rsid w:val="00AC074D"/>
    <w:rsid w:val="00AC0B54"/>
    <w:rsid w:val="00AC0B55"/>
    <w:rsid w:val="00AC1102"/>
    <w:rsid w:val="00AC1278"/>
    <w:rsid w:val="00AC12C8"/>
    <w:rsid w:val="00AC13A0"/>
    <w:rsid w:val="00AC2352"/>
    <w:rsid w:val="00AC24CD"/>
    <w:rsid w:val="00AC2591"/>
    <w:rsid w:val="00AC25AF"/>
    <w:rsid w:val="00AC2D6F"/>
    <w:rsid w:val="00AC2D8E"/>
    <w:rsid w:val="00AC2DF2"/>
    <w:rsid w:val="00AC345F"/>
    <w:rsid w:val="00AC3565"/>
    <w:rsid w:val="00AC39B9"/>
    <w:rsid w:val="00AC4187"/>
    <w:rsid w:val="00AC4198"/>
    <w:rsid w:val="00AC43E4"/>
    <w:rsid w:val="00AC4415"/>
    <w:rsid w:val="00AC445B"/>
    <w:rsid w:val="00AC454B"/>
    <w:rsid w:val="00AC45B4"/>
    <w:rsid w:val="00AC4995"/>
    <w:rsid w:val="00AC4A5C"/>
    <w:rsid w:val="00AC4AE4"/>
    <w:rsid w:val="00AC5344"/>
    <w:rsid w:val="00AC54E3"/>
    <w:rsid w:val="00AC55F1"/>
    <w:rsid w:val="00AC5816"/>
    <w:rsid w:val="00AC5E4F"/>
    <w:rsid w:val="00AC5F05"/>
    <w:rsid w:val="00AC5F26"/>
    <w:rsid w:val="00AC60E7"/>
    <w:rsid w:val="00AC69D8"/>
    <w:rsid w:val="00AC69F2"/>
    <w:rsid w:val="00AC6F7A"/>
    <w:rsid w:val="00AC7270"/>
    <w:rsid w:val="00AC7711"/>
    <w:rsid w:val="00AC7C31"/>
    <w:rsid w:val="00AC7D88"/>
    <w:rsid w:val="00AC7DBE"/>
    <w:rsid w:val="00AC7E6A"/>
    <w:rsid w:val="00AD02BC"/>
    <w:rsid w:val="00AD0416"/>
    <w:rsid w:val="00AD0C27"/>
    <w:rsid w:val="00AD0EBD"/>
    <w:rsid w:val="00AD1176"/>
    <w:rsid w:val="00AD1979"/>
    <w:rsid w:val="00AD1C4B"/>
    <w:rsid w:val="00AD1D03"/>
    <w:rsid w:val="00AD21A6"/>
    <w:rsid w:val="00AD21C1"/>
    <w:rsid w:val="00AD27CA"/>
    <w:rsid w:val="00AD2D30"/>
    <w:rsid w:val="00AD2E1F"/>
    <w:rsid w:val="00AD2EDF"/>
    <w:rsid w:val="00AD301D"/>
    <w:rsid w:val="00AD316B"/>
    <w:rsid w:val="00AD37DA"/>
    <w:rsid w:val="00AD3C40"/>
    <w:rsid w:val="00AD3F9B"/>
    <w:rsid w:val="00AD3FBE"/>
    <w:rsid w:val="00AD41EE"/>
    <w:rsid w:val="00AD474B"/>
    <w:rsid w:val="00AD49AD"/>
    <w:rsid w:val="00AD5612"/>
    <w:rsid w:val="00AD5DCB"/>
    <w:rsid w:val="00AD63DF"/>
    <w:rsid w:val="00AD6DCB"/>
    <w:rsid w:val="00AD6F53"/>
    <w:rsid w:val="00AD725F"/>
    <w:rsid w:val="00AD72B0"/>
    <w:rsid w:val="00AD7327"/>
    <w:rsid w:val="00AD7482"/>
    <w:rsid w:val="00AD7572"/>
    <w:rsid w:val="00AD7621"/>
    <w:rsid w:val="00AD7893"/>
    <w:rsid w:val="00AD7BB1"/>
    <w:rsid w:val="00AD7EDF"/>
    <w:rsid w:val="00AD7F71"/>
    <w:rsid w:val="00AE00C6"/>
    <w:rsid w:val="00AE0306"/>
    <w:rsid w:val="00AE0706"/>
    <w:rsid w:val="00AE070B"/>
    <w:rsid w:val="00AE0DA1"/>
    <w:rsid w:val="00AE1108"/>
    <w:rsid w:val="00AE1437"/>
    <w:rsid w:val="00AE143F"/>
    <w:rsid w:val="00AE152E"/>
    <w:rsid w:val="00AE1681"/>
    <w:rsid w:val="00AE1B48"/>
    <w:rsid w:val="00AE1D6F"/>
    <w:rsid w:val="00AE1E9E"/>
    <w:rsid w:val="00AE2035"/>
    <w:rsid w:val="00AE2273"/>
    <w:rsid w:val="00AE2765"/>
    <w:rsid w:val="00AE2B24"/>
    <w:rsid w:val="00AE2B76"/>
    <w:rsid w:val="00AE2E7C"/>
    <w:rsid w:val="00AE3487"/>
    <w:rsid w:val="00AE3740"/>
    <w:rsid w:val="00AE3742"/>
    <w:rsid w:val="00AE37C1"/>
    <w:rsid w:val="00AE3998"/>
    <w:rsid w:val="00AE4021"/>
    <w:rsid w:val="00AE4077"/>
    <w:rsid w:val="00AE429E"/>
    <w:rsid w:val="00AE4477"/>
    <w:rsid w:val="00AE4622"/>
    <w:rsid w:val="00AE4645"/>
    <w:rsid w:val="00AE4762"/>
    <w:rsid w:val="00AE4963"/>
    <w:rsid w:val="00AE4A1C"/>
    <w:rsid w:val="00AE4AFA"/>
    <w:rsid w:val="00AE4C56"/>
    <w:rsid w:val="00AE4D05"/>
    <w:rsid w:val="00AE4E25"/>
    <w:rsid w:val="00AE4E94"/>
    <w:rsid w:val="00AE4FF4"/>
    <w:rsid w:val="00AE5485"/>
    <w:rsid w:val="00AE5784"/>
    <w:rsid w:val="00AE5E17"/>
    <w:rsid w:val="00AE5F31"/>
    <w:rsid w:val="00AE61C8"/>
    <w:rsid w:val="00AE6220"/>
    <w:rsid w:val="00AE646E"/>
    <w:rsid w:val="00AE66C0"/>
    <w:rsid w:val="00AE674E"/>
    <w:rsid w:val="00AE70A8"/>
    <w:rsid w:val="00AE7119"/>
    <w:rsid w:val="00AE74E4"/>
    <w:rsid w:val="00AE7606"/>
    <w:rsid w:val="00AE7E28"/>
    <w:rsid w:val="00AF02DE"/>
    <w:rsid w:val="00AF0427"/>
    <w:rsid w:val="00AF05ED"/>
    <w:rsid w:val="00AF06C2"/>
    <w:rsid w:val="00AF09A4"/>
    <w:rsid w:val="00AF0AD6"/>
    <w:rsid w:val="00AF0C4B"/>
    <w:rsid w:val="00AF0DE2"/>
    <w:rsid w:val="00AF1082"/>
    <w:rsid w:val="00AF113A"/>
    <w:rsid w:val="00AF155F"/>
    <w:rsid w:val="00AF15D9"/>
    <w:rsid w:val="00AF173E"/>
    <w:rsid w:val="00AF1C23"/>
    <w:rsid w:val="00AF1DA8"/>
    <w:rsid w:val="00AF1EC8"/>
    <w:rsid w:val="00AF1FB8"/>
    <w:rsid w:val="00AF2071"/>
    <w:rsid w:val="00AF274A"/>
    <w:rsid w:val="00AF2783"/>
    <w:rsid w:val="00AF2861"/>
    <w:rsid w:val="00AF2FD0"/>
    <w:rsid w:val="00AF301F"/>
    <w:rsid w:val="00AF3539"/>
    <w:rsid w:val="00AF3575"/>
    <w:rsid w:val="00AF380A"/>
    <w:rsid w:val="00AF3A3B"/>
    <w:rsid w:val="00AF410C"/>
    <w:rsid w:val="00AF4114"/>
    <w:rsid w:val="00AF41A0"/>
    <w:rsid w:val="00AF43B6"/>
    <w:rsid w:val="00AF4910"/>
    <w:rsid w:val="00AF4BFA"/>
    <w:rsid w:val="00AF4C83"/>
    <w:rsid w:val="00AF4CD4"/>
    <w:rsid w:val="00AF4E5C"/>
    <w:rsid w:val="00AF4E71"/>
    <w:rsid w:val="00AF4ECA"/>
    <w:rsid w:val="00AF51B7"/>
    <w:rsid w:val="00AF554B"/>
    <w:rsid w:val="00AF5556"/>
    <w:rsid w:val="00AF56DC"/>
    <w:rsid w:val="00AF6333"/>
    <w:rsid w:val="00AF6D03"/>
    <w:rsid w:val="00AF6D08"/>
    <w:rsid w:val="00AF72E2"/>
    <w:rsid w:val="00AF7336"/>
    <w:rsid w:val="00AF7494"/>
    <w:rsid w:val="00AF75F6"/>
    <w:rsid w:val="00AF796C"/>
    <w:rsid w:val="00AF7D3D"/>
    <w:rsid w:val="00B00307"/>
    <w:rsid w:val="00B00486"/>
    <w:rsid w:val="00B00630"/>
    <w:rsid w:val="00B008F6"/>
    <w:rsid w:val="00B00C0B"/>
    <w:rsid w:val="00B00D09"/>
    <w:rsid w:val="00B00DDA"/>
    <w:rsid w:val="00B011FD"/>
    <w:rsid w:val="00B0173D"/>
    <w:rsid w:val="00B01E92"/>
    <w:rsid w:val="00B0211A"/>
    <w:rsid w:val="00B02203"/>
    <w:rsid w:val="00B0235B"/>
    <w:rsid w:val="00B0244F"/>
    <w:rsid w:val="00B02506"/>
    <w:rsid w:val="00B02DC9"/>
    <w:rsid w:val="00B03093"/>
    <w:rsid w:val="00B03DEB"/>
    <w:rsid w:val="00B0420E"/>
    <w:rsid w:val="00B047A3"/>
    <w:rsid w:val="00B047D2"/>
    <w:rsid w:val="00B04C89"/>
    <w:rsid w:val="00B052E8"/>
    <w:rsid w:val="00B056AC"/>
    <w:rsid w:val="00B0579C"/>
    <w:rsid w:val="00B05983"/>
    <w:rsid w:val="00B05ED5"/>
    <w:rsid w:val="00B0632C"/>
    <w:rsid w:val="00B0644B"/>
    <w:rsid w:val="00B0646B"/>
    <w:rsid w:val="00B06F89"/>
    <w:rsid w:val="00B0706D"/>
    <w:rsid w:val="00B07404"/>
    <w:rsid w:val="00B0744A"/>
    <w:rsid w:val="00B07885"/>
    <w:rsid w:val="00B07B40"/>
    <w:rsid w:val="00B10050"/>
    <w:rsid w:val="00B10100"/>
    <w:rsid w:val="00B104A3"/>
    <w:rsid w:val="00B104AD"/>
    <w:rsid w:val="00B10698"/>
    <w:rsid w:val="00B106E2"/>
    <w:rsid w:val="00B10A0A"/>
    <w:rsid w:val="00B10CB5"/>
    <w:rsid w:val="00B10D39"/>
    <w:rsid w:val="00B10EDA"/>
    <w:rsid w:val="00B10F82"/>
    <w:rsid w:val="00B11228"/>
    <w:rsid w:val="00B1132E"/>
    <w:rsid w:val="00B11821"/>
    <w:rsid w:val="00B118E4"/>
    <w:rsid w:val="00B11A93"/>
    <w:rsid w:val="00B11AE2"/>
    <w:rsid w:val="00B11B23"/>
    <w:rsid w:val="00B11F03"/>
    <w:rsid w:val="00B120C7"/>
    <w:rsid w:val="00B12712"/>
    <w:rsid w:val="00B128B2"/>
    <w:rsid w:val="00B129D5"/>
    <w:rsid w:val="00B12D77"/>
    <w:rsid w:val="00B13151"/>
    <w:rsid w:val="00B1347A"/>
    <w:rsid w:val="00B13689"/>
    <w:rsid w:val="00B13910"/>
    <w:rsid w:val="00B13A73"/>
    <w:rsid w:val="00B13C9F"/>
    <w:rsid w:val="00B13E64"/>
    <w:rsid w:val="00B13ECB"/>
    <w:rsid w:val="00B1413C"/>
    <w:rsid w:val="00B145FE"/>
    <w:rsid w:val="00B14994"/>
    <w:rsid w:val="00B14A84"/>
    <w:rsid w:val="00B156EE"/>
    <w:rsid w:val="00B1580E"/>
    <w:rsid w:val="00B16648"/>
    <w:rsid w:val="00B16926"/>
    <w:rsid w:val="00B16EE5"/>
    <w:rsid w:val="00B173F6"/>
    <w:rsid w:val="00B178DE"/>
    <w:rsid w:val="00B17904"/>
    <w:rsid w:val="00B17A7F"/>
    <w:rsid w:val="00B17B75"/>
    <w:rsid w:val="00B17D91"/>
    <w:rsid w:val="00B17E0A"/>
    <w:rsid w:val="00B17E69"/>
    <w:rsid w:val="00B204D0"/>
    <w:rsid w:val="00B2073D"/>
    <w:rsid w:val="00B20923"/>
    <w:rsid w:val="00B209C5"/>
    <w:rsid w:val="00B20DC6"/>
    <w:rsid w:val="00B21197"/>
    <w:rsid w:val="00B213E2"/>
    <w:rsid w:val="00B21429"/>
    <w:rsid w:val="00B21493"/>
    <w:rsid w:val="00B214DD"/>
    <w:rsid w:val="00B21598"/>
    <w:rsid w:val="00B216A1"/>
    <w:rsid w:val="00B22469"/>
    <w:rsid w:val="00B22496"/>
    <w:rsid w:val="00B22518"/>
    <w:rsid w:val="00B22897"/>
    <w:rsid w:val="00B22995"/>
    <w:rsid w:val="00B229D6"/>
    <w:rsid w:val="00B22C07"/>
    <w:rsid w:val="00B22DBF"/>
    <w:rsid w:val="00B22F2C"/>
    <w:rsid w:val="00B23203"/>
    <w:rsid w:val="00B235A2"/>
    <w:rsid w:val="00B235AB"/>
    <w:rsid w:val="00B2365B"/>
    <w:rsid w:val="00B23EB6"/>
    <w:rsid w:val="00B24140"/>
    <w:rsid w:val="00B24680"/>
    <w:rsid w:val="00B24947"/>
    <w:rsid w:val="00B24C9D"/>
    <w:rsid w:val="00B24FBB"/>
    <w:rsid w:val="00B2504B"/>
    <w:rsid w:val="00B2525E"/>
    <w:rsid w:val="00B25288"/>
    <w:rsid w:val="00B258B8"/>
    <w:rsid w:val="00B25ACE"/>
    <w:rsid w:val="00B2604C"/>
    <w:rsid w:val="00B2608B"/>
    <w:rsid w:val="00B26205"/>
    <w:rsid w:val="00B26269"/>
    <w:rsid w:val="00B26BFA"/>
    <w:rsid w:val="00B26DC9"/>
    <w:rsid w:val="00B2715D"/>
    <w:rsid w:val="00B27415"/>
    <w:rsid w:val="00B274F4"/>
    <w:rsid w:val="00B27607"/>
    <w:rsid w:val="00B2791D"/>
    <w:rsid w:val="00B27990"/>
    <w:rsid w:val="00B27A19"/>
    <w:rsid w:val="00B30190"/>
    <w:rsid w:val="00B30661"/>
    <w:rsid w:val="00B30683"/>
    <w:rsid w:val="00B30A1C"/>
    <w:rsid w:val="00B30D2F"/>
    <w:rsid w:val="00B31084"/>
    <w:rsid w:val="00B310BF"/>
    <w:rsid w:val="00B31251"/>
    <w:rsid w:val="00B32584"/>
    <w:rsid w:val="00B32840"/>
    <w:rsid w:val="00B328FB"/>
    <w:rsid w:val="00B329BF"/>
    <w:rsid w:val="00B32A10"/>
    <w:rsid w:val="00B32CE4"/>
    <w:rsid w:val="00B33733"/>
    <w:rsid w:val="00B339D8"/>
    <w:rsid w:val="00B33DF6"/>
    <w:rsid w:val="00B33ECB"/>
    <w:rsid w:val="00B33ED1"/>
    <w:rsid w:val="00B33EF6"/>
    <w:rsid w:val="00B33F02"/>
    <w:rsid w:val="00B344D6"/>
    <w:rsid w:val="00B34582"/>
    <w:rsid w:val="00B3478E"/>
    <w:rsid w:val="00B3489D"/>
    <w:rsid w:val="00B348E8"/>
    <w:rsid w:val="00B34A75"/>
    <w:rsid w:val="00B34A7C"/>
    <w:rsid w:val="00B34DA1"/>
    <w:rsid w:val="00B34F8D"/>
    <w:rsid w:val="00B354BF"/>
    <w:rsid w:val="00B3591B"/>
    <w:rsid w:val="00B3592B"/>
    <w:rsid w:val="00B35BA4"/>
    <w:rsid w:val="00B35DC4"/>
    <w:rsid w:val="00B360ED"/>
    <w:rsid w:val="00B369D5"/>
    <w:rsid w:val="00B36D32"/>
    <w:rsid w:val="00B36F49"/>
    <w:rsid w:val="00B370E3"/>
    <w:rsid w:val="00B37189"/>
    <w:rsid w:val="00B37295"/>
    <w:rsid w:val="00B3735E"/>
    <w:rsid w:val="00B374A1"/>
    <w:rsid w:val="00B37C45"/>
    <w:rsid w:val="00B37DFB"/>
    <w:rsid w:val="00B39A28"/>
    <w:rsid w:val="00B4050D"/>
    <w:rsid w:val="00B408A0"/>
    <w:rsid w:val="00B411F1"/>
    <w:rsid w:val="00B41289"/>
    <w:rsid w:val="00B41C2C"/>
    <w:rsid w:val="00B41C97"/>
    <w:rsid w:val="00B41D07"/>
    <w:rsid w:val="00B41F7E"/>
    <w:rsid w:val="00B424A1"/>
    <w:rsid w:val="00B42635"/>
    <w:rsid w:val="00B4289E"/>
    <w:rsid w:val="00B429E5"/>
    <w:rsid w:val="00B42A15"/>
    <w:rsid w:val="00B42CAF"/>
    <w:rsid w:val="00B42E4F"/>
    <w:rsid w:val="00B42FF1"/>
    <w:rsid w:val="00B4308F"/>
    <w:rsid w:val="00B4311B"/>
    <w:rsid w:val="00B435F8"/>
    <w:rsid w:val="00B43A3F"/>
    <w:rsid w:val="00B43DEB"/>
    <w:rsid w:val="00B4411C"/>
    <w:rsid w:val="00B444CC"/>
    <w:rsid w:val="00B44694"/>
    <w:rsid w:val="00B4478F"/>
    <w:rsid w:val="00B44799"/>
    <w:rsid w:val="00B448B0"/>
    <w:rsid w:val="00B44A0C"/>
    <w:rsid w:val="00B44C04"/>
    <w:rsid w:val="00B44C37"/>
    <w:rsid w:val="00B45218"/>
    <w:rsid w:val="00B4582B"/>
    <w:rsid w:val="00B45DC6"/>
    <w:rsid w:val="00B45FFB"/>
    <w:rsid w:val="00B4613C"/>
    <w:rsid w:val="00B461D5"/>
    <w:rsid w:val="00B4651E"/>
    <w:rsid w:val="00B4724C"/>
    <w:rsid w:val="00B47743"/>
    <w:rsid w:val="00B47764"/>
    <w:rsid w:val="00B47809"/>
    <w:rsid w:val="00B47C5D"/>
    <w:rsid w:val="00B50254"/>
    <w:rsid w:val="00B50441"/>
    <w:rsid w:val="00B506DD"/>
    <w:rsid w:val="00B50A03"/>
    <w:rsid w:val="00B50E6E"/>
    <w:rsid w:val="00B510E9"/>
    <w:rsid w:val="00B513F1"/>
    <w:rsid w:val="00B51582"/>
    <w:rsid w:val="00B5159C"/>
    <w:rsid w:val="00B5173F"/>
    <w:rsid w:val="00B5187E"/>
    <w:rsid w:val="00B518E7"/>
    <w:rsid w:val="00B51E53"/>
    <w:rsid w:val="00B51F0C"/>
    <w:rsid w:val="00B520D5"/>
    <w:rsid w:val="00B522E5"/>
    <w:rsid w:val="00B52E18"/>
    <w:rsid w:val="00B52E6E"/>
    <w:rsid w:val="00B52EA4"/>
    <w:rsid w:val="00B5310F"/>
    <w:rsid w:val="00B5331D"/>
    <w:rsid w:val="00B533CD"/>
    <w:rsid w:val="00B53A6A"/>
    <w:rsid w:val="00B53C65"/>
    <w:rsid w:val="00B53DAC"/>
    <w:rsid w:val="00B5411C"/>
    <w:rsid w:val="00B5461E"/>
    <w:rsid w:val="00B54B50"/>
    <w:rsid w:val="00B54B65"/>
    <w:rsid w:val="00B54C11"/>
    <w:rsid w:val="00B54C50"/>
    <w:rsid w:val="00B55C9A"/>
    <w:rsid w:val="00B56089"/>
    <w:rsid w:val="00B56174"/>
    <w:rsid w:val="00B570B5"/>
    <w:rsid w:val="00B571DB"/>
    <w:rsid w:val="00B57265"/>
    <w:rsid w:val="00B57765"/>
    <w:rsid w:val="00B57A7C"/>
    <w:rsid w:val="00B57CDC"/>
    <w:rsid w:val="00B57E6F"/>
    <w:rsid w:val="00B601A4"/>
    <w:rsid w:val="00B60463"/>
    <w:rsid w:val="00B60579"/>
    <w:rsid w:val="00B61054"/>
    <w:rsid w:val="00B611B6"/>
    <w:rsid w:val="00B612B0"/>
    <w:rsid w:val="00B6142E"/>
    <w:rsid w:val="00B62078"/>
    <w:rsid w:val="00B6215E"/>
    <w:rsid w:val="00B62362"/>
    <w:rsid w:val="00B624C8"/>
    <w:rsid w:val="00B62ECF"/>
    <w:rsid w:val="00B63AB4"/>
    <w:rsid w:val="00B63ABB"/>
    <w:rsid w:val="00B63C9D"/>
    <w:rsid w:val="00B63FC5"/>
    <w:rsid w:val="00B64849"/>
    <w:rsid w:val="00B64AB0"/>
    <w:rsid w:val="00B64C18"/>
    <w:rsid w:val="00B64DAC"/>
    <w:rsid w:val="00B64F56"/>
    <w:rsid w:val="00B64FE7"/>
    <w:rsid w:val="00B65325"/>
    <w:rsid w:val="00B659B7"/>
    <w:rsid w:val="00B6605E"/>
    <w:rsid w:val="00B6736C"/>
    <w:rsid w:val="00B6760F"/>
    <w:rsid w:val="00B67773"/>
    <w:rsid w:val="00B67C5E"/>
    <w:rsid w:val="00B67EBC"/>
    <w:rsid w:val="00B70399"/>
    <w:rsid w:val="00B7042F"/>
    <w:rsid w:val="00B70852"/>
    <w:rsid w:val="00B70889"/>
    <w:rsid w:val="00B70BF2"/>
    <w:rsid w:val="00B70EA5"/>
    <w:rsid w:val="00B711D8"/>
    <w:rsid w:val="00B717E7"/>
    <w:rsid w:val="00B71A5B"/>
    <w:rsid w:val="00B7230F"/>
    <w:rsid w:val="00B72357"/>
    <w:rsid w:val="00B7235B"/>
    <w:rsid w:val="00B7248F"/>
    <w:rsid w:val="00B724F7"/>
    <w:rsid w:val="00B726C3"/>
    <w:rsid w:val="00B72970"/>
    <w:rsid w:val="00B72ABD"/>
    <w:rsid w:val="00B72C01"/>
    <w:rsid w:val="00B72FE4"/>
    <w:rsid w:val="00B73566"/>
    <w:rsid w:val="00B7369E"/>
    <w:rsid w:val="00B739C7"/>
    <w:rsid w:val="00B73AAF"/>
    <w:rsid w:val="00B73C87"/>
    <w:rsid w:val="00B73EEA"/>
    <w:rsid w:val="00B74550"/>
    <w:rsid w:val="00B7455D"/>
    <w:rsid w:val="00B74B0C"/>
    <w:rsid w:val="00B74FEE"/>
    <w:rsid w:val="00B75356"/>
    <w:rsid w:val="00B76649"/>
    <w:rsid w:val="00B7694F"/>
    <w:rsid w:val="00B76A1F"/>
    <w:rsid w:val="00B76A6A"/>
    <w:rsid w:val="00B76E78"/>
    <w:rsid w:val="00B76F48"/>
    <w:rsid w:val="00B76F83"/>
    <w:rsid w:val="00B771B4"/>
    <w:rsid w:val="00B77297"/>
    <w:rsid w:val="00B7791F"/>
    <w:rsid w:val="00B77EA3"/>
    <w:rsid w:val="00B77F21"/>
    <w:rsid w:val="00B806B1"/>
    <w:rsid w:val="00B806C1"/>
    <w:rsid w:val="00B808A0"/>
    <w:rsid w:val="00B80B79"/>
    <w:rsid w:val="00B81237"/>
    <w:rsid w:val="00B8155C"/>
    <w:rsid w:val="00B81595"/>
    <w:rsid w:val="00B818BA"/>
    <w:rsid w:val="00B81B4E"/>
    <w:rsid w:val="00B81CAB"/>
    <w:rsid w:val="00B82709"/>
    <w:rsid w:val="00B8283E"/>
    <w:rsid w:val="00B8287C"/>
    <w:rsid w:val="00B8291C"/>
    <w:rsid w:val="00B8297D"/>
    <w:rsid w:val="00B82F05"/>
    <w:rsid w:val="00B8357C"/>
    <w:rsid w:val="00B83758"/>
    <w:rsid w:val="00B83A33"/>
    <w:rsid w:val="00B84139"/>
    <w:rsid w:val="00B84974"/>
    <w:rsid w:val="00B84A8F"/>
    <w:rsid w:val="00B860B5"/>
    <w:rsid w:val="00B86355"/>
    <w:rsid w:val="00B8649A"/>
    <w:rsid w:val="00B86BFB"/>
    <w:rsid w:val="00B86DF4"/>
    <w:rsid w:val="00B8712E"/>
    <w:rsid w:val="00B87453"/>
    <w:rsid w:val="00B874F0"/>
    <w:rsid w:val="00B878FC"/>
    <w:rsid w:val="00B900C5"/>
    <w:rsid w:val="00B902D5"/>
    <w:rsid w:val="00B90AAB"/>
    <w:rsid w:val="00B90E66"/>
    <w:rsid w:val="00B915CF"/>
    <w:rsid w:val="00B916F5"/>
    <w:rsid w:val="00B917BF"/>
    <w:rsid w:val="00B9194F"/>
    <w:rsid w:val="00B91A91"/>
    <w:rsid w:val="00B91B3A"/>
    <w:rsid w:val="00B91C4C"/>
    <w:rsid w:val="00B91D44"/>
    <w:rsid w:val="00B91DF8"/>
    <w:rsid w:val="00B9258F"/>
    <w:rsid w:val="00B9295E"/>
    <w:rsid w:val="00B92C51"/>
    <w:rsid w:val="00B92E22"/>
    <w:rsid w:val="00B92E90"/>
    <w:rsid w:val="00B93075"/>
    <w:rsid w:val="00B93171"/>
    <w:rsid w:val="00B936A3"/>
    <w:rsid w:val="00B937B7"/>
    <w:rsid w:val="00B937DC"/>
    <w:rsid w:val="00B937FE"/>
    <w:rsid w:val="00B9383B"/>
    <w:rsid w:val="00B939C1"/>
    <w:rsid w:val="00B93AFE"/>
    <w:rsid w:val="00B94288"/>
    <w:rsid w:val="00B94579"/>
    <w:rsid w:val="00B94763"/>
    <w:rsid w:val="00B94835"/>
    <w:rsid w:val="00B94A22"/>
    <w:rsid w:val="00B94E41"/>
    <w:rsid w:val="00B951B8"/>
    <w:rsid w:val="00B95288"/>
    <w:rsid w:val="00B95304"/>
    <w:rsid w:val="00B953DB"/>
    <w:rsid w:val="00B95442"/>
    <w:rsid w:val="00B95530"/>
    <w:rsid w:val="00B95693"/>
    <w:rsid w:val="00B95C67"/>
    <w:rsid w:val="00B95EF2"/>
    <w:rsid w:val="00B96402"/>
    <w:rsid w:val="00B96997"/>
    <w:rsid w:val="00B96A82"/>
    <w:rsid w:val="00B96D41"/>
    <w:rsid w:val="00B96EBC"/>
    <w:rsid w:val="00B97AB1"/>
    <w:rsid w:val="00B97F7C"/>
    <w:rsid w:val="00BA0590"/>
    <w:rsid w:val="00BA0819"/>
    <w:rsid w:val="00BA0A84"/>
    <w:rsid w:val="00BA0B7B"/>
    <w:rsid w:val="00BA0C7F"/>
    <w:rsid w:val="00BA0E88"/>
    <w:rsid w:val="00BA0EA2"/>
    <w:rsid w:val="00BA112A"/>
    <w:rsid w:val="00BA1166"/>
    <w:rsid w:val="00BA1254"/>
    <w:rsid w:val="00BA13B1"/>
    <w:rsid w:val="00BA22F3"/>
    <w:rsid w:val="00BA2A83"/>
    <w:rsid w:val="00BA2BDA"/>
    <w:rsid w:val="00BA2C43"/>
    <w:rsid w:val="00BA2C8C"/>
    <w:rsid w:val="00BA2CDF"/>
    <w:rsid w:val="00BA2FAB"/>
    <w:rsid w:val="00BA3013"/>
    <w:rsid w:val="00BA31A5"/>
    <w:rsid w:val="00BA3237"/>
    <w:rsid w:val="00BA3502"/>
    <w:rsid w:val="00BA368E"/>
    <w:rsid w:val="00BA3803"/>
    <w:rsid w:val="00BA38C8"/>
    <w:rsid w:val="00BA3AA0"/>
    <w:rsid w:val="00BA3BC5"/>
    <w:rsid w:val="00BA3EB5"/>
    <w:rsid w:val="00BA431C"/>
    <w:rsid w:val="00BA44D1"/>
    <w:rsid w:val="00BA44EA"/>
    <w:rsid w:val="00BA486E"/>
    <w:rsid w:val="00BA4DD3"/>
    <w:rsid w:val="00BA5019"/>
    <w:rsid w:val="00BA5968"/>
    <w:rsid w:val="00BA5C80"/>
    <w:rsid w:val="00BA62E9"/>
    <w:rsid w:val="00BA694E"/>
    <w:rsid w:val="00BA69BA"/>
    <w:rsid w:val="00BA6A68"/>
    <w:rsid w:val="00BA6C47"/>
    <w:rsid w:val="00BA6E9B"/>
    <w:rsid w:val="00BA7171"/>
    <w:rsid w:val="00BA72C0"/>
    <w:rsid w:val="00BA78AF"/>
    <w:rsid w:val="00BA78DA"/>
    <w:rsid w:val="00BA7A57"/>
    <w:rsid w:val="00BA7BAB"/>
    <w:rsid w:val="00BA7C70"/>
    <w:rsid w:val="00BA7DFF"/>
    <w:rsid w:val="00BB01E0"/>
    <w:rsid w:val="00BB0522"/>
    <w:rsid w:val="00BB08B8"/>
    <w:rsid w:val="00BB0E66"/>
    <w:rsid w:val="00BB0F10"/>
    <w:rsid w:val="00BB1152"/>
    <w:rsid w:val="00BB1A75"/>
    <w:rsid w:val="00BB1C8F"/>
    <w:rsid w:val="00BB1DEE"/>
    <w:rsid w:val="00BB1EC0"/>
    <w:rsid w:val="00BB1EC1"/>
    <w:rsid w:val="00BB1F23"/>
    <w:rsid w:val="00BB2535"/>
    <w:rsid w:val="00BB2879"/>
    <w:rsid w:val="00BB287B"/>
    <w:rsid w:val="00BB2E2F"/>
    <w:rsid w:val="00BB310F"/>
    <w:rsid w:val="00BB36E7"/>
    <w:rsid w:val="00BB42F0"/>
    <w:rsid w:val="00BB49C4"/>
    <w:rsid w:val="00BB4AA4"/>
    <w:rsid w:val="00BB4AD2"/>
    <w:rsid w:val="00BB5292"/>
    <w:rsid w:val="00BB5364"/>
    <w:rsid w:val="00BB55B3"/>
    <w:rsid w:val="00BB5D96"/>
    <w:rsid w:val="00BB6120"/>
    <w:rsid w:val="00BB736C"/>
    <w:rsid w:val="00BB7686"/>
    <w:rsid w:val="00BB7849"/>
    <w:rsid w:val="00BB7DF4"/>
    <w:rsid w:val="00BB7E3F"/>
    <w:rsid w:val="00BB7F1F"/>
    <w:rsid w:val="00BC0200"/>
    <w:rsid w:val="00BC064E"/>
    <w:rsid w:val="00BC070D"/>
    <w:rsid w:val="00BC08B4"/>
    <w:rsid w:val="00BC08CC"/>
    <w:rsid w:val="00BC09E9"/>
    <w:rsid w:val="00BC0D1A"/>
    <w:rsid w:val="00BC12DA"/>
    <w:rsid w:val="00BC1375"/>
    <w:rsid w:val="00BC1530"/>
    <w:rsid w:val="00BC15CC"/>
    <w:rsid w:val="00BC174B"/>
    <w:rsid w:val="00BC1B72"/>
    <w:rsid w:val="00BC1BD1"/>
    <w:rsid w:val="00BC1DCE"/>
    <w:rsid w:val="00BC2093"/>
    <w:rsid w:val="00BC288E"/>
    <w:rsid w:val="00BC2C4B"/>
    <w:rsid w:val="00BC2CC4"/>
    <w:rsid w:val="00BC2D7A"/>
    <w:rsid w:val="00BC2DA5"/>
    <w:rsid w:val="00BC30C1"/>
    <w:rsid w:val="00BC31A9"/>
    <w:rsid w:val="00BC39B9"/>
    <w:rsid w:val="00BC3CEE"/>
    <w:rsid w:val="00BC4035"/>
    <w:rsid w:val="00BC42F9"/>
    <w:rsid w:val="00BC44CD"/>
    <w:rsid w:val="00BC48D5"/>
    <w:rsid w:val="00BC4BD2"/>
    <w:rsid w:val="00BC4FC4"/>
    <w:rsid w:val="00BC508E"/>
    <w:rsid w:val="00BC51F1"/>
    <w:rsid w:val="00BC54F1"/>
    <w:rsid w:val="00BC5569"/>
    <w:rsid w:val="00BC55AA"/>
    <w:rsid w:val="00BC5DB8"/>
    <w:rsid w:val="00BC5E5A"/>
    <w:rsid w:val="00BC62EB"/>
    <w:rsid w:val="00BC6465"/>
    <w:rsid w:val="00BC6FB3"/>
    <w:rsid w:val="00BC7010"/>
    <w:rsid w:val="00BC74DF"/>
    <w:rsid w:val="00BC7522"/>
    <w:rsid w:val="00BC7D44"/>
    <w:rsid w:val="00BC7DDB"/>
    <w:rsid w:val="00BC7E54"/>
    <w:rsid w:val="00BCA46E"/>
    <w:rsid w:val="00BD03E4"/>
    <w:rsid w:val="00BD0415"/>
    <w:rsid w:val="00BD08B1"/>
    <w:rsid w:val="00BD09A4"/>
    <w:rsid w:val="00BD0C5D"/>
    <w:rsid w:val="00BD0CFE"/>
    <w:rsid w:val="00BD15DD"/>
    <w:rsid w:val="00BD1912"/>
    <w:rsid w:val="00BD1FFA"/>
    <w:rsid w:val="00BD2865"/>
    <w:rsid w:val="00BD28E4"/>
    <w:rsid w:val="00BD29EF"/>
    <w:rsid w:val="00BD3449"/>
    <w:rsid w:val="00BD38F1"/>
    <w:rsid w:val="00BD3A0C"/>
    <w:rsid w:val="00BD3B2B"/>
    <w:rsid w:val="00BD40A6"/>
    <w:rsid w:val="00BD40BE"/>
    <w:rsid w:val="00BD411D"/>
    <w:rsid w:val="00BD4340"/>
    <w:rsid w:val="00BD4398"/>
    <w:rsid w:val="00BD468B"/>
    <w:rsid w:val="00BD4968"/>
    <w:rsid w:val="00BD49A8"/>
    <w:rsid w:val="00BD4FA9"/>
    <w:rsid w:val="00BD5FD9"/>
    <w:rsid w:val="00BD61C0"/>
    <w:rsid w:val="00BD62D8"/>
    <w:rsid w:val="00BD63F7"/>
    <w:rsid w:val="00BD6422"/>
    <w:rsid w:val="00BD64C2"/>
    <w:rsid w:val="00BD659F"/>
    <w:rsid w:val="00BD68F3"/>
    <w:rsid w:val="00BD6B87"/>
    <w:rsid w:val="00BD6CC0"/>
    <w:rsid w:val="00BD6D54"/>
    <w:rsid w:val="00BD6F09"/>
    <w:rsid w:val="00BD6F85"/>
    <w:rsid w:val="00BD6FFF"/>
    <w:rsid w:val="00BD70C8"/>
    <w:rsid w:val="00BD717C"/>
    <w:rsid w:val="00BD71B7"/>
    <w:rsid w:val="00BD74FA"/>
    <w:rsid w:val="00BD7E64"/>
    <w:rsid w:val="00BE0969"/>
    <w:rsid w:val="00BE0B02"/>
    <w:rsid w:val="00BE0B40"/>
    <w:rsid w:val="00BE0D3C"/>
    <w:rsid w:val="00BE0E23"/>
    <w:rsid w:val="00BE0EC1"/>
    <w:rsid w:val="00BE15A6"/>
    <w:rsid w:val="00BE1CA5"/>
    <w:rsid w:val="00BE1D4C"/>
    <w:rsid w:val="00BE1D90"/>
    <w:rsid w:val="00BE256B"/>
    <w:rsid w:val="00BE27E6"/>
    <w:rsid w:val="00BE3254"/>
    <w:rsid w:val="00BE395D"/>
    <w:rsid w:val="00BE3AED"/>
    <w:rsid w:val="00BE3B60"/>
    <w:rsid w:val="00BE3EE8"/>
    <w:rsid w:val="00BE4042"/>
    <w:rsid w:val="00BE422A"/>
    <w:rsid w:val="00BE4472"/>
    <w:rsid w:val="00BE44A4"/>
    <w:rsid w:val="00BE463C"/>
    <w:rsid w:val="00BE5223"/>
    <w:rsid w:val="00BE563C"/>
    <w:rsid w:val="00BE57FF"/>
    <w:rsid w:val="00BE58BE"/>
    <w:rsid w:val="00BE58D5"/>
    <w:rsid w:val="00BE594E"/>
    <w:rsid w:val="00BE6602"/>
    <w:rsid w:val="00BE71F1"/>
    <w:rsid w:val="00BE72B0"/>
    <w:rsid w:val="00BE738D"/>
    <w:rsid w:val="00BE73D6"/>
    <w:rsid w:val="00BE7971"/>
    <w:rsid w:val="00BEDBB9"/>
    <w:rsid w:val="00BF0384"/>
    <w:rsid w:val="00BF0387"/>
    <w:rsid w:val="00BF0413"/>
    <w:rsid w:val="00BF0494"/>
    <w:rsid w:val="00BF0519"/>
    <w:rsid w:val="00BF06AB"/>
    <w:rsid w:val="00BF0768"/>
    <w:rsid w:val="00BF076F"/>
    <w:rsid w:val="00BF0ADF"/>
    <w:rsid w:val="00BF0C92"/>
    <w:rsid w:val="00BF0D3D"/>
    <w:rsid w:val="00BF0D83"/>
    <w:rsid w:val="00BF0F7C"/>
    <w:rsid w:val="00BF124B"/>
    <w:rsid w:val="00BF14DD"/>
    <w:rsid w:val="00BF15F1"/>
    <w:rsid w:val="00BF180B"/>
    <w:rsid w:val="00BF18A5"/>
    <w:rsid w:val="00BF1DE2"/>
    <w:rsid w:val="00BF22AF"/>
    <w:rsid w:val="00BF2357"/>
    <w:rsid w:val="00BF23D0"/>
    <w:rsid w:val="00BF25E0"/>
    <w:rsid w:val="00BF263F"/>
    <w:rsid w:val="00BF27A7"/>
    <w:rsid w:val="00BF2897"/>
    <w:rsid w:val="00BF30A6"/>
    <w:rsid w:val="00BF32AB"/>
    <w:rsid w:val="00BF34F9"/>
    <w:rsid w:val="00BF3D7B"/>
    <w:rsid w:val="00BF3D8D"/>
    <w:rsid w:val="00BF3FA5"/>
    <w:rsid w:val="00BF445E"/>
    <w:rsid w:val="00BF452E"/>
    <w:rsid w:val="00BF465F"/>
    <w:rsid w:val="00BF4686"/>
    <w:rsid w:val="00BF4ABB"/>
    <w:rsid w:val="00BF4B5E"/>
    <w:rsid w:val="00BF4E24"/>
    <w:rsid w:val="00BF4E40"/>
    <w:rsid w:val="00BF4FDD"/>
    <w:rsid w:val="00BF52D6"/>
    <w:rsid w:val="00BF5632"/>
    <w:rsid w:val="00BF566A"/>
    <w:rsid w:val="00BF5DC5"/>
    <w:rsid w:val="00BF5E07"/>
    <w:rsid w:val="00BF5EB4"/>
    <w:rsid w:val="00BF6249"/>
    <w:rsid w:val="00BF6975"/>
    <w:rsid w:val="00BF6C11"/>
    <w:rsid w:val="00BF702A"/>
    <w:rsid w:val="00BF7050"/>
    <w:rsid w:val="00BF723B"/>
    <w:rsid w:val="00BF782D"/>
    <w:rsid w:val="00BF785E"/>
    <w:rsid w:val="00C001D7"/>
    <w:rsid w:val="00C0045B"/>
    <w:rsid w:val="00C0097F"/>
    <w:rsid w:val="00C00B6E"/>
    <w:rsid w:val="00C00DB7"/>
    <w:rsid w:val="00C01475"/>
    <w:rsid w:val="00C014D9"/>
    <w:rsid w:val="00C01675"/>
    <w:rsid w:val="00C0186D"/>
    <w:rsid w:val="00C018DB"/>
    <w:rsid w:val="00C0190D"/>
    <w:rsid w:val="00C01EA0"/>
    <w:rsid w:val="00C01F56"/>
    <w:rsid w:val="00C01FBB"/>
    <w:rsid w:val="00C01FD1"/>
    <w:rsid w:val="00C021B6"/>
    <w:rsid w:val="00C021E8"/>
    <w:rsid w:val="00C023B7"/>
    <w:rsid w:val="00C024F3"/>
    <w:rsid w:val="00C02AD6"/>
    <w:rsid w:val="00C02B30"/>
    <w:rsid w:val="00C02CF6"/>
    <w:rsid w:val="00C02FBA"/>
    <w:rsid w:val="00C031A7"/>
    <w:rsid w:val="00C037D5"/>
    <w:rsid w:val="00C03E40"/>
    <w:rsid w:val="00C04138"/>
    <w:rsid w:val="00C0441B"/>
    <w:rsid w:val="00C04F23"/>
    <w:rsid w:val="00C05001"/>
    <w:rsid w:val="00C051B0"/>
    <w:rsid w:val="00C05351"/>
    <w:rsid w:val="00C053BD"/>
    <w:rsid w:val="00C0577D"/>
    <w:rsid w:val="00C05F28"/>
    <w:rsid w:val="00C063B8"/>
    <w:rsid w:val="00C06721"/>
    <w:rsid w:val="00C06846"/>
    <w:rsid w:val="00C0690F"/>
    <w:rsid w:val="00C069A9"/>
    <w:rsid w:val="00C06E93"/>
    <w:rsid w:val="00C07231"/>
    <w:rsid w:val="00C074FE"/>
    <w:rsid w:val="00C0757C"/>
    <w:rsid w:val="00C078DE"/>
    <w:rsid w:val="00C07DEF"/>
    <w:rsid w:val="00C10088"/>
    <w:rsid w:val="00C105A4"/>
    <w:rsid w:val="00C10C43"/>
    <w:rsid w:val="00C10CC7"/>
    <w:rsid w:val="00C10D8C"/>
    <w:rsid w:val="00C10E33"/>
    <w:rsid w:val="00C10FD4"/>
    <w:rsid w:val="00C112FB"/>
    <w:rsid w:val="00C11731"/>
    <w:rsid w:val="00C11986"/>
    <w:rsid w:val="00C11AD1"/>
    <w:rsid w:val="00C12149"/>
    <w:rsid w:val="00C1256A"/>
    <w:rsid w:val="00C1274C"/>
    <w:rsid w:val="00C12788"/>
    <w:rsid w:val="00C12A70"/>
    <w:rsid w:val="00C12AFB"/>
    <w:rsid w:val="00C12B50"/>
    <w:rsid w:val="00C12D92"/>
    <w:rsid w:val="00C12DC6"/>
    <w:rsid w:val="00C131EC"/>
    <w:rsid w:val="00C13418"/>
    <w:rsid w:val="00C13504"/>
    <w:rsid w:val="00C13954"/>
    <w:rsid w:val="00C13B5E"/>
    <w:rsid w:val="00C13D23"/>
    <w:rsid w:val="00C13DAD"/>
    <w:rsid w:val="00C14316"/>
    <w:rsid w:val="00C14816"/>
    <w:rsid w:val="00C14903"/>
    <w:rsid w:val="00C149DB"/>
    <w:rsid w:val="00C150D1"/>
    <w:rsid w:val="00C15215"/>
    <w:rsid w:val="00C1533E"/>
    <w:rsid w:val="00C1546B"/>
    <w:rsid w:val="00C15C2D"/>
    <w:rsid w:val="00C15F59"/>
    <w:rsid w:val="00C160F4"/>
    <w:rsid w:val="00C16665"/>
    <w:rsid w:val="00C172AF"/>
    <w:rsid w:val="00C1778D"/>
    <w:rsid w:val="00C204A0"/>
    <w:rsid w:val="00C206A1"/>
    <w:rsid w:val="00C20981"/>
    <w:rsid w:val="00C20DA3"/>
    <w:rsid w:val="00C20E18"/>
    <w:rsid w:val="00C20E26"/>
    <w:rsid w:val="00C20F1A"/>
    <w:rsid w:val="00C211FC"/>
    <w:rsid w:val="00C21397"/>
    <w:rsid w:val="00C213CC"/>
    <w:rsid w:val="00C215A3"/>
    <w:rsid w:val="00C21AB4"/>
    <w:rsid w:val="00C21EC2"/>
    <w:rsid w:val="00C221FF"/>
    <w:rsid w:val="00C22260"/>
    <w:rsid w:val="00C22C72"/>
    <w:rsid w:val="00C22D9C"/>
    <w:rsid w:val="00C22F9D"/>
    <w:rsid w:val="00C2308C"/>
    <w:rsid w:val="00C231DC"/>
    <w:rsid w:val="00C23731"/>
    <w:rsid w:val="00C238EA"/>
    <w:rsid w:val="00C239C4"/>
    <w:rsid w:val="00C23B9F"/>
    <w:rsid w:val="00C23D50"/>
    <w:rsid w:val="00C23FBA"/>
    <w:rsid w:val="00C245A7"/>
    <w:rsid w:val="00C24BFE"/>
    <w:rsid w:val="00C2500B"/>
    <w:rsid w:val="00C253B2"/>
    <w:rsid w:val="00C2541C"/>
    <w:rsid w:val="00C25A6A"/>
    <w:rsid w:val="00C25A9F"/>
    <w:rsid w:val="00C25C7E"/>
    <w:rsid w:val="00C264BC"/>
    <w:rsid w:val="00C268E6"/>
    <w:rsid w:val="00C26BA7"/>
    <w:rsid w:val="00C2733A"/>
    <w:rsid w:val="00C27483"/>
    <w:rsid w:val="00C2797E"/>
    <w:rsid w:val="00C27D1A"/>
    <w:rsid w:val="00C30341"/>
    <w:rsid w:val="00C30773"/>
    <w:rsid w:val="00C30B84"/>
    <w:rsid w:val="00C30E64"/>
    <w:rsid w:val="00C311B9"/>
    <w:rsid w:val="00C31667"/>
    <w:rsid w:val="00C319EC"/>
    <w:rsid w:val="00C31BD0"/>
    <w:rsid w:val="00C31FD6"/>
    <w:rsid w:val="00C32098"/>
    <w:rsid w:val="00C327D5"/>
    <w:rsid w:val="00C32969"/>
    <w:rsid w:val="00C32B17"/>
    <w:rsid w:val="00C32D51"/>
    <w:rsid w:val="00C32EC2"/>
    <w:rsid w:val="00C32F0C"/>
    <w:rsid w:val="00C330D9"/>
    <w:rsid w:val="00C331C4"/>
    <w:rsid w:val="00C33287"/>
    <w:rsid w:val="00C3341E"/>
    <w:rsid w:val="00C337F5"/>
    <w:rsid w:val="00C3383A"/>
    <w:rsid w:val="00C34238"/>
    <w:rsid w:val="00C342C5"/>
    <w:rsid w:val="00C348A1"/>
    <w:rsid w:val="00C34A9F"/>
    <w:rsid w:val="00C34B8E"/>
    <w:rsid w:val="00C35525"/>
    <w:rsid w:val="00C355A8"/>
    <w:rsid w:val="00C356CA"/>
    <w:rsid w:val="00C358EE"/>
    <w:rsid w:val="00C35908"/>
    <w:rsid w:val="00C35D45"/>
    <w:rsid w:val="00C36277"/>
    <w:rsid w:val="00C368B3"/>
    <w:rsid w:val="00C36A17"/>
    <w:rsid w:val="00C36B91"/>
    <w:rsid w:val="00C36E2F"/>
    <w:rsid w:val="00C36FFD"/>
    <w:rsid w:val="00C37624"/>
    <w:rsid w:val="00C37881"/>
    <w:rsid w:val="00C37B28"/>
    <w:rsid w:val="00C37D4D"/>
    <w:rsid w:val="00C40175"/>
    <w:rsid w:val="00C401E0"/>
    <w:rsid w:val="00C4042C"/>
    <w:rsid w:val="00C4063E"/>
    <w:rsid w:val="00C408D9"/>
    <w:rsid w:val="00C4098F"/>
    <w:rsid w:val="00C40A06"/>
    <w:rsid w:val="00C41804"/>
    <w:rsid w:val="00C41811"/>
    <w:rsid w:val="00C419BE"/>
    <w:rsid w:val="00C4245D"/>
    <w:rsid w:val="00C4254C"/>
    <w:rsid w:val="00C42560"/>
    <w:rsid w:val="00C425F4"/>
    <w:rsid w:val="00C427C2"/>
    <w:rsid w:val="00C4286B"/>
    <w:rsid w:val="00C428D2"/>
    <w:rsid w:val="00C42905"/>
    <w:rsid w:val="00C4291C"/>
    <w:rsid w:val="00C42E4F"/>
    <w:rsid w:val="00C42FC0"/>
    <w:rsid w:val="00C435F3"/>
    <w:rsid w:val="00C436A7"/>
    <w:rsid w:val="00C43BA9"/>
    <w:rsid w:val="00C4434C"/>
    <w:rsid w:val="00C44A52"/>
    <w:rsid w:val="00C44C2D"/>
    <w:rsid w:val="00C44CB8"/>
    <w:rsid w:val="00C44D79"/>
    <w:rsid w:val="00C44E0F"/>
    <w:rsid w:val="00C44F4A"/>
    <w:rsid w:val="00C4525D"/>
    <w:rsid w:val="00C45722"/>
    <w:rsid w:val="00C45A42"/>
    <w:rsid w:val="00C45CA6"/>
    <w:rsid w:val="00C4605C"/>
    <w:rsid w:val="00C46797"/>
    <w:rsid w:val="00C46832"/>
    <w:rsid w:val="00C46906"/>
    <w:rsid w:val="00C46B7C"/>
    <w:rsid w:val="00C46C41"/>
    <w:rsid w:val="00C46ECB"/>
    <w:rsid w:val="00C47310"/>
    <w:rsid w:val="00C47557"/>
    <w:rsid w:val="00C47BFE"/>
    <w:rsid w:val="00C47C4D"/>
    <w:rsid w:val="00C47CC8"/>
    <w:rsid w:val="00C47D2A"/>
    <w:rsid w:val="00C50027"/>
    <w:rsid w:val="00C504AD"/>
    <w:rsid w:val="00C50709"/>
    <w:rsid w:val="00C509EA"/>
    <w:rsid w:val="00C50A53"/>
    <w:rsid w:val="00C50BD0"/>
    <w:rsid w:val="00C50D05"/>
    <w:rsid w:val="00C5109B"/>
    <w:rsid w:val="00C51165"/>
    <w:rsid w:val="00C5116E"/>
    <w:rsid w:val="00C51243"/>
    <w:rsid w:val="00C512B6"/>
    <w:rsid w:val="00C51328"/>
    <w:rsid w:val="00C515D8"/>
    <w:rsid w:val="00C517C6"/>
    <w:rsid w:val="00C518EE"/>
    <w:rsid w:val="00C519A7"/>
    <w:rsid w:val="00C51CFB"/>
    <w:rsid w:val="00C51EC7"/>
    <w:rsid w:val="00C51EE4"/>
    <w:rsid w:val="00C52046"/>
    <w:rsid w:val="00C524DF"/>
    <w:rsid w:val="00C525C0"/>
    <w:rsid w:val="00C52634"/>
    <w:rsid w:val="00C5263F"/>
    <w:rsid w:val="00C5296F"/>
    <w:rsid w:val="00C52CFA"/>
    <w:rsid w:val="00C52D14"/>
    <w:rsid w:val="00C52D1D"/>
    <w:rsid w:val="00C52D1F"/>
    <w:rsid w:val="00C52D8B"/>
    <w:rsid w:val="00C52E65"/>
    <w:rsid w:val="00C52E9B"/>
    <w:rsid w:val="00C52F10"/>
    <w:rsid w:val="00C52FA4"/>
    <w:rsid w:val="00C5326F"/>
    <w:rsid w:val="00C53585"/>
    <w:rsid w:val="00C536CF"/>
    <w:rsid w:val="00C53801"/>
    <w:rsid w:val="00C538CC"/>
    <w:rsid w:val="00C538FC"/>
    <w:rsid w:val="00C53961"/>
    <w:rsid w:val="00C53B41"/>
    <w:rsid w:val="00C53C05"/>
    <w:rsid w:val="00C53D55"/>
    <w:rsid w:val="00C5429B"/>
    <w:rsid w:val="00C54C4A"/>
    <w:rsid w:val="00C551C2"/>
    <w:rsid w:val="00C552D0"/>
    <w:rsid w:val="00C5538F"/>
    <w:rsid w:val="00C5585E"/>
    <w:rsid w:val="00C55F02"/>
    <w:rsid w:val="00C561AF"/>
    <w:rsid w:val="00C562CD"/>
    <w:rsid w:val="00C5660C"/>
    <w:rsid w:val="00C56883"/>
    <w:rsid w:val="00C56990"/>
    <w:rsid w:val="00C56B73"/>
    <w:rsid w:val="00C56DE1"/>
    <w:rsid w:val="00C5738C"/>
    <w:rsid w:val="00C574CC"/>
    <w:rsid w:val="00C576B2"/>
    <w:rsid w:val="00C57A8B"/>
    <w:rsid w:val="00C57B72"/>
    <w:rsid w:val="00C57FE9"/>
    <w:rsid w:val="00C60369"/>
    <w:rsid w:val="00C60510"/>
    <w:rsid w:val="00C60F79"/>
    <w:rsid w:val="00C61170"/>
    <w:rsid w:val="00C61196"/>
    <w:rsid w:val="00C612FF"/>
    <w:rsid w:val="00C613E8"/>
    <w:rsid w:val="00C61878"/>
    <w:rsid w:val="00C619C3"/>
    <w:rsid w:val="00C61BAC"/>
    <w:rsid w:val="00C61FAD"/>
    <w:rsid w:val="00C62991"/>
    <w:rsid w:val="00C62EB3"/>
    <w:rsid w:val="00C63B94"/>
    <w:rsid w:val="00C6448F"/>
    <w:rsid w:val="00C64938"/>
    <w:rsid w:val="00C64995"/>
    <w:rsid w:val="00C649A0"/>
    <w:rsid w:val="00C649BD"/>
    <w:rsid w:val="00C65007"/>
    <w:rsid w:val="00C650B3"/>
    <w:rsid w:val="00C656D5"/>
    <w:rsid w:val="00C65863"/>
    <w:rsid w:val="00C65BBA"/>
    <w:rsid w:val="00C65F82"/>
    <w:rsid w:val="00C6614A"/>
    <w:rsid w:val="00C665CC"/>
    <w:rsid w:val="00C668E8"/>
    <w:rsid w:val="00C6699F"/>
    <w:rsid w:val="00C669F4"/>
    <w:rsid w:val="00C66C30"/>
    <w:rsid w:val="00C6704D"/>
    <w:rsid w:val="00C6741F"/>
    <w:rsid w:val="00C675EF"/>
    <w:rsid w:val="00C6785B"/>
    <w:rsid w:val="00C678E4"/>
    <w:rsid w:val="00C67C3C"/>
    <w:rsid w:val="00C67F62"/>
    <w:rsid w:val="00C71A6D"/>
    <w:rsid w:val="00C71DC8"/>
    <w:rsid w:val="00C71E25"/>
    <w:rsid w:val="00C71FF9"/>
    <w:rsid w:val="00C720BF"/>
    <w:rsid w:val="00C72849"/>
    <w:rsid w:val="00C72ACF"/>
    <w:rsid w:val="00C72D1F"/>
    <w:rsid w:val="00C73029"/>
    <w:rsid w:val="00C731AC"/>
    <w:rsid w:val="00C73313"/>
    <w:rsid w:val="00C73583"/>
    <w:rsid w:val="00C7361D"/>
    <w:rsid w:val="00C737B9"/>
    <w:rsid w:val="00C73C38"/>
    <w:rsid w:val="00C73DBA"/>
    <w:rsid w:val="00C73F65"/>
    <w:rsid w:val="00C747CB"/>
    <w:rsid w:val="00C749FC"/>
    <w:rsid w:val="00C74C5E"/>
    <w:rsid w:val="00C74CBE"/>
    <w:rsid w:val="00C74DE8"/>
    <w:rsid w:val="00C74E86"/>
    <w:rsid w:val="00C75C49"/>
    <w:rsid w:val="00C75F73"/>
    <w:rsid w:val="00C76035"/>
    <w:rsid w:val="00C7619C"/>
    <w:rsid w:val="00C762C9"/>
    <w:rsid w:val="00C76414"/>
    <w:rsid w:val="00C765B8"/>
    <w:rsid w:val="00C7676E"/>
    <w:rsid w:val="00C768A8"/>
    <w:rsid w:val="00C771FA"/>
    <w:rsid w:val="00C77B45"/>
    <w:rsid w:val="00C77BA0"/>
    <w:rsid w:val="00C77FA6"/>
    <w:rsid w:val="00C77FEC"/>
    <w:rsid w:val="00C7DA3F"/>
    <w:rsid w:val="00C80065"/>
    <w:rsid w:val="00C80977"/>
    <w:rsid w:val="00C81033"/>
    <w:rsid w:val="00C811F8"/>
    <w:rsid w:val="00C81437"/>
    <w:rsid w:val="00C81626"/>
    <w:rsid w:val="00C821F1"/>
    <w:rsid w:val="00C82331"/>
    <w:rsid w:val="00C82340"/>
    <w:rsid w:val="00C82982"/>
    <w:rsid w:val="00C82AEA"/>
    <w:rsid w:val="00C832F7"/>
    <w:rsid w:val="00C833E2"/>
    <w:rsid w:val="00C8341E"/>
    <w:rsid w:val="00C83434"/>
    <w:rsid w:val="00C835FE"/>
    <w:rsid w:val="00C83624"/>
    <w:rsid w:val="00C8364E"/>
    <w:rsid w:val="00C838A7"/>
    <w:rsid w:val="00C83CD3"/>
    <w:rsid w:val="00C83D7D"/>
    <w:rsid w:val="00C842E2"/>
    <w:rsid w:val="00C84696"/>
    <w:rsid w:val="00C8473C"/>
    <w:rsid w:val="00C84B56"/>
    <w:rsid w:val="00C84C7E"/>
    <w:rsid w:val="00C84D6C"/>
    <w:rsid w:val="00C84FB2"/>
    <w:rsid w:val="00C84FEF"/>
    <w:rsid w:val="00C85208"/>
    <w:rsid w:val="00C8524D"/>
    <w:rsid w:val="00C85974"/>
    <w:rsid w:val="00C859CE"/>
    <w:rsid w:val="00C85E88"/>
    <w:rsid w:val="00C85FBF"/>
    <w:rsid w:val="00C860DA"/>
    <w:rsid w:val="00C8650D"/>
    <w:rsid w:val="00C867EA"/>
    <w:rsid w:val="00C86859"/>
    <w:rsid w:val="00C86DB4"/>
    <w:rsid w:val="00C86E96"/>
    <w:rsid w:val="00C871D9"/>
    <w:rsid w:val="00C87549"/>
    <w:rsid w:val="00C87632"/>
    <w:rsid w:val="00C8797D"/>
    <w:rsid w:val="00C87C1F"/>
    <w:rsid w:val="00C87D51"/>
    <w:rsid w:val="00C87E28"/>
    <w:rsid w:val="00C90068"/>
    <w:rsid w:val="00C90246"/>
    <w:rsid w:val="00C9035B"/>
    <w:rsid w:val="00C90541"/>
    <w:rsid w:val="00C906AA"/>
    <w:rsid w:val="00C9070C"/>
    <w:rsid w:val="00C907A6"/>
    <w:rsid w:val="00C908CD"/>
    <w:rsid w:val="00C90B72"/>
    <w:rsid w:val="00C90BBD"/>
    <w:rsid w:val="00C90C34"/>
    <w:rsid w:val="00C90D64"/>
    <w:rsid w:val="00C90F49"/>
    <w:rsid w:val="00C9136E"/>
    <w:rsid w:val="00C914FE"/>
    <w:rsid w:val="00C916F1"/>
    <w:rsid w:val="00C91872"/>
    <w:rsid w:val="00C91C4C"/>
    <w:rsid w:val="00C91D47"/>
    <w:rsid w:val="00C91E0C"/>
    <w:rsid w:val="00C9215A"/>
    <w:rsid w:val="00C92270"/>
    <w:rsid w:val="00C92275"/>
    <w:rsid w:val="00C92298"/>
    <w:rsid w:val="00C92407"/>
    <w:rsid w:val="00C92946"/>
    <w:rsid w:val="00C92E3D"/>
    <w:rsid w:val="00C93189"/>
    <w:rsid w:val="00C932A4"/>
    <w:rsid w:val="00C933C4"/>
    <w:rsid w:val="00C93914"/>
    <w:rsid w:val="00C941B8"/>
    <w:rsid w:val="00C94438"/>
    <w:rsid w:val="00C94834"/>
    <w:rsid w:val="00C94AE2"/>
    <w:rsid w:val="00C94B00"/>
    <w:rsid w:val="00C94D69"/>
    <w:rsid w:val="00C94EC2"/>
    <w:rsid w:val="00C957DC"/>
    <w:rsid w:val="00C9588D"/>
    <w:rsid w:val="00C958AB"/>
    <w:rsid w:val="00C95A68"/>
    <w:rsid w:val="00C95B6D"/>
    <w:rsid w:val="00C95CF9"/>
    <w:rsid w:val="00C95DBC"/>
    <w:rsid w:val="00C9618A"/>
    <w:rsid w:val="00C961FC"/>
    <w:rsid w:val="00C96430"/>
    <w:rsid w:val="00C9660B"/>
    <w:rsid w:val="00C96948"/>
    <w:rsid w:val="00C96A9B"/>
    <w:rsid w:val="00C96C17"/>
    <w:rsid w:val="00C96D1A"/>
    <w:rsid w:val="00C96D8B"/>
    <w:rsid w:val="00C970A9"/>
    <w:rsid w:val="00C9727E"/>
    <w:rsid w:val="00C9756D"/>
    <w:rsid w:val="00C97619"/>
    <w:rsid w:val="00C97BB7"/>
    <w:rsid w:val="00C97D11"/>
    <w:rsid w:val="00C97D2C"/>
    <w:rsid w:val="00C97E89"/>
    <w:rsid w:val="00C97F2D"/>
    <w:rsid w:val="00CA02E3"/>
    <w:rsid w:val="00CA05A4"/>
    <w:rsid w:val="00CA0752"/>
    <w:rsid w:val="00CA076C"/>
    <w:rsid w:val="00CA0AFD"/>
    <w:rsid w:val="00CA0C2D"/>
    <w:rsid w:val="00CA0D1C"/>
    <w:rsid w:val="00CA10D9"/>
    <w:rsid w:val="00CA10E4"/>
    <w:rsid w:val="00CA1422"/>
    <w:rsid w:val="00CA1A99"/>
    <w:rsid w:val="00CA1E41"/>
    <w:rsid w:val="00CA1FB4"/>
    <w:rsid w:val="00CA2441"/>
    <w:rsid w:val="00CA2542"/>
    <w:rsid w:val="00CA2692"/>
    <w:rsid w:val="00CA2704"/>
    <w:rsid w:val="00CA28F1"/>
    <w:rsid w:val="00CA29D7"/>
    <w:rsid w:val="00CA34CA"/>
    <w:rsid w:val="00CA3531"/>
    <w:rsid w:val="00CA3723"/>
    <w:rsid w:val="00CA3D2A"/>
    <w:rsid w:val="00CA3E24"/>
    <w:rsid w:val="00CA40C1"/>
    <w:rsid w:val="00CA4162"/>
    <w:rsid w:val="00CA487A"/>
    <w:rsid w:val="00CA48E0"/>
    <w:rsid w:val="00CA4CAD"/>
    <w:rsid w:val="00CA515F"/>
    <w:rsid w:val="00CA5219"/>
    <w:rsid w:val="00CA554C"/>
    <w:rsid w:val="00CA56B4"/>
    <w:rsid w:val="00CA5992"/>
    <w:rsid w:val="00CA59AC"/>
    <w:rsid w:val="00CA5B81"/>
    <w:rsid w:val="00CA5F01"/>
    <w:rsid w:val="00CA602E"/>
    <w:rsid w:val="00CA6495"/>
    <w:rsid w:val="00CA6709"/>
    <w:rsid w:val="00CA6809"/>
    <w:rsid w:val="00CA6B22"/>
    <w:rsid w:val="00CA6C6F"/>
    <w:rsid w:val="00CA6E99"/>
    <w:rsid w:val="00CA6F85"/>
    <w:rsid w:val="00CA7627"/>
    <w:rsid w:val="00CA76C6"/>
    <w:rsid w:val="00CA7877"/>
    <w:rsid w:val="00CA798F"/>
    <w:rsid w:val="00CA7B87"/>
    <w:rsid w:val="00CA7C5C"/>
    <w:rsid w:val="00CA7F0A"/>
    <w:rsid w:val="00CB0064"/>
    <w:rsid w:val="00CB05E2"/>
    <w:rsid w:val="00CB07BE"/>
    <w:rsid w:val="00CB17A4"/>
    <w:rsid w:val="00CB186F"/>
    <w:rsid w:val="00CB1AE8"/>
    <w:rsid w:val="00CB1DA4"/>
    <w:rsid w:val="00CB1DE7"/>
    <w:rsid w:val="00CB254F"/>
    <w:rsid w:val="00CB25AC"/>
    <w:rsid w:val="00CB25AE"/>
    <w:rsid w:val="00CB25E9"/>
    <w:rsid w:val="00CB2669"/>
    <w:rsid w:val="00CB29E7"/>
    <w:rsid w:val="00CB2A70"/>
    <w:rsid w:val="00CB2CAE"/>
    <w:rsid w:val="00CB3571"/>
    <w:rsid w:val="00CB3C05"/>
    <w:rsid w:val="00CB3C78"/>
    <w:rsid w:val="00CB3F40"/>
    <w:rsid w:val="00CB416E"/>
    <w:rsid w:val="00CB46E1"/>
    <w:rsid w:val="00CB473D"/>
    <w:rsid w:val="00CB4A6A"/>
    <w:rsid w:val="00CB4AD5"/>
    <w:rsid w:val="00CB4C6F"/>
    <w:rsid w:val="00CB4EE2"/>
    <w:rsid w:val="00CB5647"/>
    <w:rsid w:val="00CB56CE"/>
    <w:rsid w:val="00CB5955"/>
    <w:rsid w:val="00CB5994"/>
    <w:rsid w:val="00CB5D58"/>
    <w:rsid w:val="00CB5E91"/>
    <w:rsid w:val="00CB5F29"/>
    <w:rsid w:val="00CB608C"/>
    <w:rsid w:val="00CB62C7"/>
    <w:rsid w:val="00CB64D2"/>
    <w:rsid w:val="00CB6845"/>
    <w:rsid w:val="00CB695D"/>
    <w:rsid w:val="00CB69B6"/>
    <w:rsid w:val="00CB69E6"/>
    <w:rsid w:val="00CB7261"/>
    <w:rsid w:val="00CB764E"/>
    <w:rsid w:val="00CB7ADB"/>
    <w:rsid w:val="00CB7F1A"/>
    <w:rsid w:val="00CC0253"/>
    <w:rsid w:val="00CC045F"/>
    <w:rsid w:val="00CC0592"/>
    <w:rsid w:val="00CC05A5"/>
    <w:rsid w:val="00CC0DB9"/>
    <w:rsid w:val="00CC0E4D"/>
    <w:rsid w:val="00CC1A2B"/>
    <w:rsid w:val="00CC1B4B"/>
    <w:rsid w:val="00CC1C7C"/>
    <w:rsid w:val="00CC1DC0"/>
    <w:rsid w:val="00CC208D"/>
    <w:rsid w:val="00CC241C"/>
    <w:rsid w:val="00CC265E"/>
    <w:rsid w:val="00CC284B"/>
    <w:rsid w:val="00CC307E"/>
    <w:rsid w:val="00CC3240"/>
    <w:rsid w:val="00CC3431"/>
    <w:rsid w:val="00CC3467"/>
    <w:rsid w:val="00CC3CF1"/>
    <w:rsid w:val="00CC3E7F"/>
    <w:rsid w:val="00CC3EB7"/>
    <w:rsid w:val="00CC41FA"/>
    <w:rsid w:val="00CC4379"/>
    <w:rsid w:val="00CC43C1"/>
    <w:rsid w:val="00CC4542"/>
    <w:rsid w:val="00CC47EA"/>
    <w:rsid w:val="00CC4C2D"/>
    <w:rsid w:val="00CC4ED1"/>
    <w:rsid w:val="00CC54C8"/>
    <w:rsid w:val="00CC555C"/>
    <w:rsid w:val="00CC5652"/>
    <w:rsid w:val="00CC5726"/>
    <w:rsid w:val="00CC5B18"/>
    <w:rsid w:val="00CC5C3F"/>
    <w:rsid w:val="00CC5EFC"/>
    <w:rsid w:val="00CC6051"/>
    <w:rsid w:val="00CC65C5"/>
    <w:rsid w:val="00CC6C0E"/>
    <w:rsid w:val="00CC6C53"/>
    <w:rsid w:val="00CC6CD6"/>
    <w:rsid w:val="00CC6D42"/>
    <w:rsid w:val="00CC6E38"/>
    <w:rsid w:val="00CC6EA1"/>
    <w:rsid w:val="00CC7530"/>
    <w:rsid w:val="00CC759E"/>
    <w:rsid w:val="00CC75E8"/>
    <w:rsid w:val="00CC7814"/>
    <w:rsid w:val="00CC78FD"/>
    <w:rsid w:val="00CC79FB"/>
    <w:rsid w:val="00CC7AC6"/>
    <w:rsid w:val="00CC7D31"/>
    <w:rsid w:val="00CC7EBA"/>
    <w:rsid w:val="00CC9031"/>
    <w:rsid w:val="00CD0016"/>
    <w:rsid w:val="00CD00A4"/>
    <w:rsid w:val="00CD0439"/>
    <w:rsid w:val="00CD0D16"/>
    <w:rsid w:val="00CD0D70"/>
    <w:rsid w:val="00CD0D8F"/>
    <w:rsid w:val="00CD0DA9"/>
    <w:rsid w:val="00CD1073"/>
    <w:rsid w:val="00CD11F1"/>
    <w:rsid w:val="00CD14A3"/>
    <w:rsid w:val="00CD2113"/>
    <w:rsid w:val="00CD2189"/>
    <w:rsid w:val="00CD21FF"/>
    <w:rsid w:val="00CD2BC5"/>
    <w:rsid w:val="00CD3250"/>
    <w:rsid w:val="00CD3897"/>
    <w:rsid w:val="00CD3A6C"/>
    <w:rsid w:val="00CD3EC9"/>
    <w:rsid w:val="00CD41A6"/>
    <w:rsid w:val="00CD44CC"/>
    <w:rsid w:val="00CD4A2E"/>
    <w:rsid w:val="00CD4BEF"/>
    <w:rsid w:val="00CD4F56"/>
    <w:rsid w:val="00CD5285"/>
    <w:rsid w:val="00CD55AD"/>
    <w:rsid w:val="00CD55FF"/>
    <w:rsid w:val="00CD563E"/>
    <w:rsid w:val="00CD5F35"/>
    <w:rsid w:val="00CD639A"/>
    <w:rsid w:val="00CD6747"/>
    <w:rsid w:val="00CD674B"/>
    <w:rsid w:val="00CD68EB"/>
    <w:rsid w:val="00CD70F3"/>
    <w:rsid w:val="00CD7425"/>
    <w:rsid w:val="00CD7AA3"/>
    <w:rsid w:val="00CD7B99"/>
    <w:rsid w:val="00CE06ED"/>
    <w:rsid w:val="00CE0728"/>
    <w:rsid w:val="00CE0925"/>
    <w:rsid w:val="00CE0D23"/>
    <w:rsid w:val="00CE0D46"/>
    <w:rsid w:val="00CE0EBD"/>
    <w:rsid w:val="00CE1484"/>
    <w:rsid w:val="00CE1505"/>
    <w:rsid w:val="00CE15D9"/>
    <w:rsid w:val="00CE169F"/>
    <w:rsid w:val="00CE1807"/>
    <w:rsid w:val="00CE197D"/>
    <w:rsid w:val="00CE1A62"/>
    <w:rsid w:val="00CE1B55"/>
    <w:rsid w:val="00CE1BBA"/>
    <w:rsid w:val="00CE1CF8"/>
    <w:rsid w:val="00CE1DA6"/>
    <w:rsid w:val="00CE1F01"/>
    <w:rsid w:val="00CE22AD"/>
    <w:rsid w:val="00CE23C4"/>
    <w:rsid w:val="00CE2770"/>
    <w:rsid w:val="00CE2CDA"/>
    <w:rsid w:val="00CE2D4C"/>
    <w:rsid w:val="00CE2E05"/>
    <w:rsid w:val="00CE2F7C"/>
    <w:rsid w:val="00CE3495"/>
    <w:rsid w:val="00CE37F5"/>
    <w:rsid w:val="00CE3A37"/>
    <w:rsid w:val="00CE4697"/>
    <w:rsid w:val="00CE4863"/>
    <w:rsid w:val="00CE4FE0"/>
    <w:rsid w:val="00CE5675"/>
    <w:rsid w:val="00CE585A"/>
    <w:rsid w:val="00CE5A01"/>
    <w:rsid w:val="00CE5B08"/>
    <w:rsid w:val="00CE60E5"/>
    <w:rsid w:val="00CE6185"/>
    <w:rsid w:val="00CE6A59"/>
    <w:rsid w:val="00CE6D15"/>
    <w:rsid w:val="00CE7229"/>
    <w:rsid w:val="00CE727E"/>
    <w:rsid w:val="00CE7D85"/>
    <w:rsid w:val="00CE7E67"/>
    <w:rsid w:val="00CE7F94"/>
    <w:rsid w:val="00CF0078"/>
    <w:rsid w:val="00CF0183"/>
    <w:rsid w:val="00CF0B29"/>
    <w:rsid w:val="00CF0CAD"/>
    <w:rsid w:val="00CF0E05"/>
    <w:rsid w:val="00CF1194"/>
    <w:rsid w:val="00CF17E6"/>
    <w:rsid w:val="00CF18EC"/>
    <w:rsid w:val="00CF1C9E"/>
    <w:rsid w:val="00CF2393"/>
    <w:rsid w:val="00CF239D"/>
    <w:rsid w:val="00CF243F"/>
    <w:rsid w:val="00CF2515"/>
    <w:rsid w:val="00CF264C"/>
    <w:rsid w:val="00CF2771"/>
    <w:rsid w:val="00CF2D82"/>
    <w:rsid w:val="00CF306B"/>
    <w:rsid w:val="00CF334E"/>
    <w:rsid w:val="00CF33B7"/>
    <w:rsid w:val="00CF3472"/>
    <w:rsid w:val="00CF3951"/>
    <w:rsid w:val="00CF3983"/>
    <w:rsid w:val="00CF3ADD"/>
    <w:rsid w:val="00CF4060"/>
    <w:rsid w:val="00CF41BC"/>
    <w:rsid w:val="00CF4587"/>
    <w:rsid w:val="00CF47B8"/>
    <w:rsid w:val="00CF4C53"/>
    <w:rsid w:val="00CF533A"/>
    <w:rsid w:val="00CF5A36"/>
    <w:rsid w:val="00CF684A"/>
    <w:rsid w:val="00CF6925"/>
    <w:rsid w:val="00CF6A92"/>
    <w:rsid w:val="00CF6DC5"/>
    <w:rsid w:val="00CF7285"/>
    <w:rsid w:val="00CF741E"/>
    <w:rsid w:val="00CF771F"/>
    <w:rsid w:val="00CF775D"/>
    <w:rsid w:val="00CF7E46"/>
    <w:rsid w:val="00D00080"/>
    <w:rsid w:val="00D000CF"/>
    <w:rsid w:val="00D006B6"/>
    <w:rsid w:val="00D00EBA"/>
    <w:rsid w:val="00D012DE"/>
    <w:rsid w:val="00D013FA"/>
    <w:rsid w:val="00D01412"/>
    <w:rsid w:val="00D01536"/>
    <w:rsid w:val="00D01593"/>
    <w:rsid w:val="00D01D9A"/>
    <w:rsid w:val="00D01E91"/>
    <w:rsid w:val="00D01FF5"/>
    <w:rsid w:val="00D022A9"/>
    <w:rsid w:val="00D0232A"/>
    <w:rsid w:val="00D02835"/>
    <w:rsid w:val="00D035D4"/>
    <w:rsid w:val="00D03791"/>
    <w:rsid w:val="00D0385C"/>
    <w:rsid w:val="00D03CD6"/>
    <w:rsid w:val="00D03DA5"/>
    <w:rsid w:val="00D03EB4"/>
    <w:rsid w:val="00D04444"/>
    <w:rsid w:val="00D04A9B"/>
    <w:rsid w:val="00D04AAD"/>
    <w:rsid w:val="00D04C6B"/>
    <w:rsid w:val="00D05153"/>
    <w:rsid w:val="00D0541D"/>
    <w:rsid w:val="00D054F8"/>
    <w:rsid w:val="00D055CD"/>
    <w:rsid w:val="00D0595E"/>
    <w:rsid w:val="00D05C71"/>
    <w:rsid w:val="00D0623B"/>
    <w:rsid w:val="00D06B99"/>
    <w:rsid w:val="00D06F1E"/>
    <w:rsid w:val="00D070DF"/>
    <w:rsid w:val="00D0716F"/>
    <w:rsid w:val="00D0741E"/>
    <w:rsid w:val="00D0783D"/>
    <w:rsid w:val="00D078AD"/>
    <w:rsid w:val="00D07AC9"/>
    <w:rsid w:val="00D07C47"/>
    <w:rsid w:val="00D07DBD"/>
    <w:rsid w:val="00D103D4"/>
    <w:rsid w:val="00D10709"/>
    <w:rsid w:val="00D10C66"/>
    <w:rsid w:val="00D1129D"/>
    <w:rsid w:val="00D11651"/>
    <w:rsid w:val="00D11826"/>
    <w:rsid w:val="00D11928"/>
    <w:rsid w:val="00D11BBD"/>
    <w:rsid w:val="00D12449"/>
    <w:rsid w:val="00D12537"/>
    <w:rsid w:val="00D1287B"/>
    <w:rsid w:val="00D12F82"/>
    <w:rsid w:val="00D13285"/>
    <w:rsid w:val="00D133A2"/>
    <w:rsid w:val="00D13458"/>
    <w:rsid w:val="00D13AEC"/>
    <w:rsid w:val="00D13B61"/>
    <w:rsid w:val="00D13BA7"/>
    <w:rsid w:val="00D142A6"/>
    <w:rsid w:val="00D143C1"/>
    <w:rsid w:val="00D14847"/>
    <w:rsid w:val="00D149DD"/>
    <w:rsid w:val="00D14AFF"/>
    <w:rsid w:val="00D151DA"/>
    <w:rsid w:val="00D1570F"/>
    <w:rsid w:val="00D15AFF"/>
    <w:rsid w:val="00D15B9B"/>
    <w:rsid w:val="00D15E77"/>
    <w:rsid w:val="00D161F5"/>
    <w:rsid w:val="00D16236"/>
    <w:rsid w:val="00D162B5"/>
    <w:rsid w:val="00D1635E"/>
    <w:rsid w:val="00D163BC"/>
    <w:rsid w:val="00D16B51"/>
    <w:rsid w:val="00D16F07"/>
    <w:rsid w:val="00D172E9"/>
    <w:rsid w:val="00D1755F"/>
    <w:rsid w:val="00D177E9"/>
    <w:rsid w:val="00D17E6B"/>
    <w:rsid w:val="00D20557"/>
    <w:rsid w:val="00D20A16"/>
    <w:rsid w:val="00D20BAA"/>
    <w:rsid w:val="00D20CEF"/>
    <w:rsid w:val="00D2114E"/>
    <w:rsid w:val="00D2121B"/>
    <w:rsid w:val="00D21438"/>
    <w:rsid w:val="00D21481"/>
    <w:rsid w:val="00D214DC"/>
    <w:rsid w:val="00D2150C"/>
    <w:rsid w:val="00D21602"/>
    <w:rsid w:val="00D21E84"/>
    <w:rsid w:val="00D21EA3"/>
    <w:rsid w:val="00D225CF"/>
    <w:rsid w:val="00D22654"/>
    <w:rsid w:val="00D22B0B"/>
    <w:rsid w:val="00D22D1C"/>
    <w:rsid w:val="00D22F52"/>
    <w:rsid w:val="00D23960"/>
    <w:rsid w:val="00D243EE"/>
    <w:rsid w:val="00D24521"/>
    <w:rsid w:val="00D24849"/>
    <w:rsid w:val="00D248E1"/>
    <w:rsid w:val="00D24BFA"/>
    <w:rsid w:val="00D24C67"/>
    <w:rsid w:val="00D24CAC"/>
    <w:rsid w:val="00D24F35"/>
    <w:rsid w:val="00D25415"/>
    <w:rsid w:val="00D255E8"/>
    <w:rsid w:val="00D25A8D"/>
    <w:rsid w:val="00D25F0C"/>
    <w:rsid w:val="00D262D4"/>
    <w:rsid w:val="00D2634F"/>
    <w:rsid w:val="00D26374"/>
    <w:rsid w:val="00D266F6"/>
    <w:rsid w:val="00D26973"/>
    <w:rsid w:val="00D26AE1"/>
    <w:rsid w:val="00D27064"/>
    <w:rsid w:val="00D270D7"/>
    <w:rsid w:val="00D27168"/>
    <w:rsid w:val="00D272E5"/>
    <w:rsid w:val="00D272E8"/>
    <w:rsid w:val="00D27350"/>
    <w:rsid w:val="00D273E4"/>
    <w:rsid w:val="00D2758F"/>
    <w:rsid w:val="00D275AE"/>
    <w:rsid w:val="00D30255"/>
    <w:rsid w:val="00D3049A"/>
    <w:rsid w:val="00D305D7"/>
    <w:rsid w:val="00D3060C"/>
    <w:rsid w:val="00D3078C"/>
    <w:rsid w:val="00D308CF"/>
    <w:rsid w:val="00D3099A"/>
    <w:rsid w:val="00D30A71"/>
    <w:rsid w:val="00D3152C"/>
    <w:rsid w:val="00D31863"/>
    <w:rsid w:val="00D31DEF"/>
    <w:rsid w:val="00D31DF8"/>
    <w:rsid w:val="00D32439"/>
    <w:rsid w:val="00D32477"/>
    <w:rsid w:val="00D3301B"/>
    <w:rsid w:val="00D33075"/>
    <w:rsid w:val="00D334C2"/>
    <w:rsid w:val="00D3355F"/>
    <w:rsid w:val="00D338BF"/>
    <w:rsid w:val="00D33C47"/>
    <w:rsid w:val="00D33FF3"/>
    <w:rsid w:val="00D340A5"/>
    <w:rsid w:val="00D34282"/>
    <w:rsid w:val="00D343A1"/>
    <w:rsid w:val="00D34A15"/>
    <w:rsid w:val="00D34C01"/>
    <w:rsid w:val="00D34CC8"/>
    <w:rsid w:val="00D34EC7"/>
    <w:rsid w:val="00D35141"/>
    <w:rsid w:val="00D3580F"/>
    <w:rsid w:val="00D358EA"/>
    <w:rsid w:val="00D35952"/>
    <w:rsid w:val="00D361DB"/>
    <w:rsid w:val="00D36AC4"/>
    <w:rsid w:val="00D371AE"/>
    <w:rsid w:val="00D372AA"/>
    <w:rsid w:val="00D37334"/>
    <w:rsid w:val="00D3754F"/>
    <w:rsid w:val="00D375A5"/>
    <w:rsid w:val="00D377F0"/>
    <w:rsid w:val="00D3791F"/>
    <w:rsid w:val="00D37BEA"/>
    <w:rsid w:val="00D37F00"/>
    <w:rsid w:val="00D37FEA"/>
    <w:rsid w:val="00D40170"/>
    <w:rsid w:val="00D40C19"/>
    <w:rsid w:val="00D41252"/>
    <w:rsid w:val="00D4140B"/>
    <w:rsid w:val="00D4198A"/>
    <w:rsid w:val="00D41BE9"/>
    <w:rsid w:val="00D41E27"/>
    <w:rsid w:val="00D4277E"/>
    <w:rsid w:val="00D42844"/>
    <w:rsid w:val="00D42A46"/>
    <w:rsid w:val="00D42E8B"/>
    <w:rsid w:val="00D42FE7"/>
    <w:rsid w:val="00D43271"/>
    <w:rsid w:val="00D43B06"/>
    <w:rsid w:val="00D43BB5"/>
    <w:rsid w:val="00D43D97"/>
    <w:rsid w:val="00D44390"/>
    <w:rsid w:val="00D443E5"/>
    <w:rsid w:val="00D4446D"/>
    <w:rsid w:val="00D45159"/>
    <w:rsid w:val="00D456B6"/>
    <w:rsid w:val="00D45C00"/>
    <w:rsid w:val="00D45DCC"/>
    <w:rsid w:val="00D45E02"/>
    <w:rsid w:val="00D45FA9"/>
    <w:rsid w:val="00D4620F"/>
    <w:rsid w:val="00D466AC"/>
    <w:rsid w:val="00D46DC3"/>
    <w:rsid w:val="00D46E03"/>
    <w:rsid w:val="00D47786"/>
    <w:rsid w:val="00D477C3"/>
    <w:rsid w:val="00D477CC"/>
    <w:rsid w:val="00D478E1"/>
    <w:rsid w:val="00D47B75"/>
    <w:rsid w:val="00D47C24"/>
    <w:rsid w:val="00D47CDB"/>
    <w:rsid w:val="00D47D28"/>
    <w:rsid w:val="00D502B6"/>
    <w:rsid w:val="00D50391"/>
    <w:rsid w:val="00D503F3"/>
    <w:rsid w:val="00D50BAC"/>
    <w:rsid w:val="00D50F57"/>
    <w:rsid w:val="00D51188"/>
    <w:rsid w:val="00D511CB"/>
    <w:rsid w:val="00D515B0"/>
    <w:rsid w:val="00D51829"/>
    <w:rsid w:val="00D51870"/>
    <w:rsid w:val="00D519E5"/>
    <w:rsid w:val="00D51A64"/>
    <w:rsid w:val="00D51AEE"/>
    <w:rsid w:val="00D51BA6"/>
    <w:rsid w:val="00D524C8"/>
    <w:rsid w:val="00D52F61"/>
    <w:rsid w:val="00D53B8B"/>
    <w:rsid w:val="00D53F18"/>
    <w:rsid w:val="00D543DD"/>
    <w:rsid w:val="00D544EC"/>
    <w:rsid w:val="00D54DC9"/>
    <w:rsid w:val="00D554AF"/>
    <w:rsid w:val="00D55521"/>
    <w:rsid w:val="00D555CB"/>
    <w:rsid w:val="00D55792"/>
    <w:rsid w:val="00D55C38"/>
    <w:rsid w:val="00D55DF8"/>
    <w:rsid w:val="00D56084"/>
    <w:rsid w:val="00D561DA"/>
    <w:rsid w:val="00D56788"/>
    <w:rsid w:val="00D56AD5"/>
    <w:rsid w:val="00D56C80"/>
    <w:rsid w:val="00D56DFF"/>
    <w:rsid w:val="00D573EF"/>
    <w:rsid w:val="00D57633"/>
    <w:rsid w:val="00D57B6B"/>
    <w:rsid w:val="00D57DEE"/>
    <w:rsid w:val="00D57E78"/>
    <w:rsid w:val="00D60033"/>
    <w:rsid w:val="00D601F6"/>
    <w:rsid w:val="00D60914"/>
    <w:rsid w:val="00D60D8F"/>
    <w:rsid w:val="00D60F1A"/>
    <w:rsid w:val="00D610D4"/>
    <w:rsid w:val="00D61165"/>
    <w:rsid w:val="00D6147A"/>
    <w:rsid w:val="00D616D8"/>
    <w:rsid w:val="00D61AF4"/>
    <w:rsid w:val="00D6224E"/>
    <w:rsid w:val="00D6248C"/>
    <w:rsid w:val="00D6251C"/>
    <w:rsid w:val="00D62619"/>
    <w:rsid w:val="00D62653"/>
    <w:rsid w:val="00D62860"/>
    <w:rsid w:val="00D62C72"/>
    <w:rsid w:val="00D62E75"/>
    <w:rsid w:val="00D6315D"/>
    <w:rsid w:val="00D632DB"/>
    <w:rsid w:val="00D6344B"/>
    <w:rsid w:val="00D63519"/>
    <w:rsid w:val="00D635AB"/>
    <w:rsid w:val="00D63A92"/>
    <w:rsid w:val="00D63B09"/>
    <w:rsid w:val="00D63D1F"/>
    <w:rsid w:val="00D63D5C"/>
    <w:rsid w:val="00D64640"/>
    <w:rsid w:val="00D6465A"/>
    <w:rsid w:val="00D64870"/>
    <w:rsid w:val="00D649F7"/>
    <w:rsid w:val="00D64A58"/>
    <w:rsid w:val="00D64F43"/>
    <w:rsid w:val="00D6502B"/>
    <w:rsid w:val="00D652C7"/>
    <w:rsid w:val="00D653B9"/>
    <w:rsid w:val="00D653C7"/>
    <w:rsid w:val="00D6546E"/>
    <w:rsid w:val="00D65498"/>
    <w:rsid w:val="00D65676"/>
    <w:rsid w:val="00D6592D"/>
    <w:rsid w:val="00D65DB3"/>
    <w:rsid w:val="00D66120"/>
    <w:rsid w:val="00D66166"/>
    <w:rsid w:val="00D661BE"/>
    <w:rsid w:val="00D66526"/>
    <w:rsid w:val="00D6668F"/>
    <w:rsid w:val="00D666A7"/>
    <w:rsid w:val="00D66703"/>
    <w:rsid w:val="00D66929"/>
    <w:rsid w:val="00D66C0D"/>
    <w:rsid w:val="00D6710B"/>
    <w:rsid w:val="00D6734E"/>
    <w:rsid w:val="00D673EE"/>
    <w:rsid w:val="00D6753E"/>
    <w:rsid w:val="00D67752"/>
    <w:rsid w:val="00D67B59"/>
    <w:rsid w:val="00D67F93"/>
    <w:rsid w:val="00D700D3"/>
    <w:rsid w:val="00D7052F"/>
    <w:rsid w:val="00D7054D"/>
    <w:rsid w:val="00D70557"/>
    <w:rsid w:val="00D706BC"/>
    <w:rsid w:val="00D70C9E"/>
    <w:rsid w:val="00D70DE3"/>
    <w:rsid w:val="00D70FCF"/>
    <w:rsid w:val="00D715D3"/>
    <w:rsid w:val="00D71700"/>
    <w:rsid w:val="00D719A8"/>
    <w:rsid w:val="00D71A15"/>
    <w:rsid w:val="00D71CF7"/>
    <w:rsid w:val="00D71DD6"/>
    <w:rsid w:val="00D71E03"/>
    <w:rsid w:val="00D71F58"/>
    <w:rsid w:val="00D723D7"/>
    <w:rsid w:val="00D72905"/>
    <w:rsid w:val="00D72AD7"/>
    <w:rsid w:val="00D72B1B"/>
    <w:rsid w:val="00D72E3D"/>
    <w:rsid w:val="00D72EB1"/>
    <w:rsid w:val="00D73475"/>
    <w:rsid w:val="00D73796"/>
    <w:rsid w:val="00D73C5A"/>
    <w:rsid w:val="00D74197"/>
    <w:rsid w:val="00D74559"/>
    <w:rsid w:val="00D74923"/>
    <w:rsid w:val="00D74947"/>
    <w:rsid w:val="00D7494B"/>
    <w:rsid w:val="00D74AF7"/>
    <w:rsid w:val="00D752FF"/>
    <w:rsid w:val="00D75639"/>
    <w:rsid w:val="00D757BC"/>
    <w:rsid w:val="00D75FB7"/>
    <w:rsid w:val="00D76961"/>
    <w:rsid w:val="00D776F8"/>
    <w:rsid w:val="00D77957"/>
    <w:rsid w:val="00D80008"/>
    <w:rsid w:val="00D8056A"/>
    <w:rsid w:val="00D807DD"/>
    <w:rsid w:val="00D808C0"/>
    <w:rsid w:val="00D80A31"/>
    <w:rsid w:val="00D811F4"/>
    <w:rsid w:val="00D81491"/>
    <w:rsid w:val="00D81A44"/>
    <w:rsid w:val="00D82433"/>
    <w:rsid w:val="00D82ADD"/>
    <w:rsid w:val="00D82B45"/>
    <w:rsid w:val="00D82D20"/>
    <w:rsid w:val="00D82DAF"/>
    <w:rsid w:val="00D8308D"/>
    <w:rsid w:val="00D831AD"/>
    <w:rsid w:val="00D83314"/>
    <w:rsid w:val="00D83528"/>
    <w:rsid w:val="00D836EB"/>
    <w:rsid w:val="00D83869"/>
    <w:rsid w:val="00D838C8"/>
    <w:rsid w:val="00D8394A"/>
    <w:rsid w:val="00D84354"/>
    <w:rsid w:val="00D844C6"/>
    <w:rsid w:val="00D845A7"/>
    <w:rsid w:val="00D84616"/>
    <w:rsid w:val="00D84B45"/>
    <w:rsid w:val="00D84D2E"/>
    <w:rsid w:val="00D85E38"/>
    <w:rsid w:val="00D861D0"/>
    <w:rsid w:val="00D869EB"/>
    <w:rsid w:val="00D86CF2"/>
    <w:rsid w:val="00D86D2B"/>
    <w:rsid w:val="00D86DF2"/>
    <w:rsid w:val="00D86F9E"/>
    <w:rsid w:val="00D8719A"/>
    <w:rsid w:val="00D872AD"/>
    <w:rsid w:val="00D877A8"/>
    <w:rsid w:val="00D8786C"/>
    <w:rsid w:val="00D879DA"/>
    <w:rsid w:val="00D879E4"/>
    <w:rsid w:val="00D87DBC"/>
    <w:rsid w:val="00D8F575"/>
    <w:rsid w:val="00D904A9"/>
    <w:rsid w:val="00D90611"/>
    <w:rsid w:val="00D90709"/>
    <w:rsid w:val="00D90794"/>
    <w:rsid w:val="00D914C8"/>
    <w:rsid w:val="00D916DB"/>
    <w:rsid w:val="00D918F4"/>
    <w:rsid w:val="00D91B02"/>
    <w:rsid w:val="00D91DA2"/>
    <w:rsid w:val="00D92048"/>
    <w:rsid w:val="00D922A3"/>
    <w:rsid w:val="00D9249C"/>
    <w:rsid w:val="00D924A7"/>
    <w:rsid w:val="00D928AE"/>
    <w:rsid w:val="00D92935"/>
    <w:rsid w:val="00D92AE8"/>
    <w:rsid w:val="00D92B36"/>
    <w:rsid w:val="00D92D74"/>
    <w:rsid w:val="00D92F2B"/>
    <w:rsid w:val="00D9324F"/>
    <w:rsid w:val="00D9338D"/>
    <w:rsid w:val="00D939DF"/>
    <w:rsid w:val="00D94159"/>
    <w:rsid w:val="00D94A6C"/>
    <w:rsid w:val="00D952B5"/>
    <w:rsid w:val="00D95A17"/>
    <w:rsid w:val="00D95F59"/>
    <w:rsid w:val="00D960FD"/>
    <w:rsid w:val="00D962C2"/>
    <w:rsid w:val="00D96368"/>
    <w:rsid w:val="00D969C6"/>
    <w:rsid w:val="00D96B16"/>
    <w:rsid w:val="00D96B7D"/>
    <w:rsid w:val="00D96D84"/>
    <w:rsid w:val="00D97516"/>
    <w:rsid w:val="00D9798F"/>
    <w:rsid w:val="00D97D16"/>
    <w:rsid w:val="00DA01AE"/>
    <w:rsid w:val="00DA02A9"/>
    <w:rsid w:val="00DA034E"/>
    <w:rsid w:val="00DA0357"/>
    <w:rsid w:val="00DA060C"/>
    <w:rsid w:val="00DA062C"/>
    <w:rsid w:val="00DA086F"/>
    <w:rsid w:val="00DA0966"/>
    <w:rsid w:val="00DA09C4"/>
    <w:rsid w:val="00DA0D34"/>
    <w:rsid w:val="00DA126B"/>
    <w:rsid w:val="00DA1466"/>
    <w:rsid w:val="00DA17E9"/>
    <w:rsid w:val="00DA18E7"/>
    <w:rsid w:val="00DA1E69"/>
    <w:rsid w:val="00DA2084"/>
    <w:rsid w:val="00DA20A7"/>
    <w:rsid w:val="00DA2393"/>
    <w:rsid w:val="00DA2893"/>
    <w:rsid w:val="00DA2E16"/>
    <w:rsid w:val="00DA2E62"/>
    <w:rsid w:val="00DA3254"/>
    <w:rsid w:val="00DA32D3"/>
    <w:rsid w:val="00DA32E6"/>
    <w:rsid w:val="00DA331D"/>
    <w:rsid w:val="00DA375B"/>
    <w:rsid w:val="00DA38BA"/>
    <w:rsid w:val="00DA3A7F"/>
    <w:rsid w:val="00DA3CAC"/>
    <w:rsid w:val="00DA3F05"/>
    <w:rsid w:val="00DA4469"/>
    <w:rsid w:val="00DA4649"/>
    <w:rsid w:val="00DA474A"/>
    <w:rsid w:val="00DA489F"/>
    <w:rsid w:val="00DA4C61"/>
    <w:rsid w:val="00DA4D43"/>
    <w:rsid w:val="00DA506D"/>
    <w:rsid w:val="00DA50CA"/>
    <w:rsid w:val="00DA54D7"/>
    <w:rsid w:val="00DA57BE"/>
    <w:rsid w:val="00DA57E4"/>
    <w:rsid w:val="00DA5873"/>
    <w:rsid w:val="00DA5996"/>
    <w:rsid w:val="00DA5D51"/>
    <w:rsid w:val="00DA62A0"/>
    <w:rsid w:val="00DA66BA"/>
    <w:rsid w:val="00DA6DA9"/>
    <w:rsid w:val="00DA6FBC"/>
    <w:rsid w:val="00DA73B7"/>
    <w:rsid w:val="00DA7449"/>
    <w:rsid w:val="00DA74E6"/>
    <w:rsid w:val="00DA778B"/>
    <w:rsid w:val="00DA789A"/>
    <w:rsid w:val="00DB027B"/>
    <w:rsid w:val="00DB03A8"/>
    <w:rsid w:val="00DB0922"/>
    <w:rsid w:val="00DB0EA2"/>
    <w:rsid w:val="00DB101B"/>
    <w:rsid w:val="00DB1942"/>
    <w:rsid w:val="00DB1A44"/>
    <w:rsid w:val="00DB1B41"/>
    <w:rsid w:val="00DB1D9E"/>
    <w:rsid w:val="00DB24CE"/>
    <w:rsid w:val="00DB269F"/>
    <w:rsid w:val="00DB271D"/>
    <w:rsid w:val="00DB274C"/>
    <w:rsid w:val="00DB2BCE"/>
    <w:rsid w:val="00DB2F47"/>
    <w:rsid w:val="00DB2FF0"/>
    <w:rsid w:val="00DB33BD"/>
    <w:rsid w:val="00DB33E2"/>
    <w:rsid w:val="00DB35F0"/>
    <w:rsid w:val="00DB363F"/>
    <w:rsid w:val="00DB38BE"/>
    <w:rsid w:val="00DB3AA1"/>
    <w:rsid w:val="00DB4013"/>
    <w:rsid w:val="00DB4289"/>
    <w:rsid w:val="00DB4327"/>
    <w:rsid w:val="00DB473D"/>
    <w:rsid w:val="00DB47E0"/>
    <w:rsid w:val="00DB4930"/>
    <w:rsid w:val="00DB497C"/>
    <w:rsid w:val="00DB4AED"/>
    <w:rsid w:val="00DB4E80"/>
    <w:rsid w:val="00DB553D"/>
    <w:rsid w:val="00DB5D57"/>
    <w:rsid w:val="00DB6655"/>
    <w:rsid w:val="00DB6C62"/>
    <w:rsid w:val="00DB6D0F"/>
    <w:rsid w:val="00DB710B"/>
    <w:rsid w:val="00DB7647"/>
    <w:rsid w:val="00DB79E9"/>
    <w:rsid w:val="00DB7DDF"/>
    <w:rsid w:val="00DC0830"/>
    <w:rsid w:val="00DC0B37"/>
    <w:rsid w:val="00DC0C0B"/>
    <w:rsid w:val="00DC0C40"/>
    <w:rsid w:val="00DC0CE4"/>
    <w:rsid w:val="00DC0D21"/>
    <w:rsid w:val="00DC0D92"/>
    <w:rsid w:val="00DC127F"/>
    <w:rsid w:val="00DC15FB"/>
    <w:rsid w:val="00DC169B"/>
    <w:rsid w:val="00DC1A46"/>
    <w:rsid w:val="00DC1BDE"/>
    <w:rsid w:val="00DC1EA9"/>
    <w:rsid w:val="00DC220D"/>
    <w:rsid w:val="00DC2817"/>
    <w:rsid w:val="00DC2896"/>
    <w:rsid w:val="00DC2BE0"/>
    <w:rsid w:val="00DC2C94"/>
    <w:rsid w:val="00DC30BC"/>
    <w:rsid w:val="00DC350C"/>
    <w:rsid w:val="00DC3831"/>
    <w:rsid w:val="00DC3A96"/>
    <w:rsid w:val="00DC3C09"/>
    <w:rsid w:val="00DC3DC0"/>
    <w:rsid w:val="00DC3E09"/>
    <w:rsid w:val="00DC3F4A"/>
    <w:rsid w:val="00DC3F78"/>
    <w:rsid w:val="00DC4046"/>
    <w:rsid w:val="00DC4370"/>
    <w:rsid w:val="00DC43FF"/>
    <w:rsid w:val="00DC508A"/>
    <w:rsid w:val="00DC5095"/>
    <w:rsid w:val="00DC52BD"/>
    <w:rsid w:val="00DC545C"/>
    <w:rsid w:val="00DC60C9"/>
    <w:rsid w:val="00DC6258"/>
    <w:rsid w:val="00DC665F"/>
    <w:rsid w:val="00DC6826"/>
    <w:rsid w:val="00DC6929"/>
    <w:rsid w:val="00DC6CA9"/>
    <w:rsid w:val="00DC6D20"/>
    <w:rsid w:val="00DC6D70"/>
    <w:rsid w:val="00DC6FF0"/>
    <w:rsid w:val="00DC70B5"/>
    <w:rsid w:val="00DC73CE"/>
    <w:rsid w:val="00DC7535"/>
    <w:rsid w:val="00DC763C"/>
    <w:rsid w:val="00DC7693"/>
    <w:rsid w:val="00DC76F7"/>
    <w:rsid w:val="00DC79AE"/>
    <w:rsid w:val="00DC7BB8"/>
    <w:rsid w:val="00DC7D40"/>
    <w:rsid w:val="00DD01B9"/>
    <w:rsid w:val="00DD04F8"/>
    <w:rsid w:val="00DD07BC"/>
    <w:rsid w:val="00DD09F4"/>
    <w:rsid w:val="00DD0D9B"/>
    <w:rsid w:val="00DD112A"/>
    <w:rsid w:val="00DD1668"/>
    <w:rsid w:val="00DD1AB0"/>
    <w:rsid w:val="00DD1B3F"/>
    <w:rsid w:val="00DD1B95"/>
    <w:rsid w:val="00DD1CFB"/>
    <w:rsid w:val="00DD1CFF"/>
    <w:rsid w:val="00DD1E5B"/>
    <w:rsid w:val="00DD265F"/>
    <w:rsid w:val="00DD2782"/>
    <w:rsid w:val="00DD297E"/>
    <w:rsid w:val="00DD29DE"/>
    <w:rsid w:val="00DD3141"/>
    <w:rsid w:val="00DD372C"/>
    <w:rsid w:val="00DD3A1B"/>
    <w:rsid w:val="00DD3B6F"/>
    <w:rsid w:val="00DD3C2E"/>
    <w:rsid w:val="00DD3CF1"/>
    <w:rsid w:val="00DD3E8F"/>
    <w:rsid w:val="00DD3FA3"/>
    <w:rsid w:val="00DD40C6"/>
    <w:rsid w:val="00DD4254"/>
    <w:rsid w:val="00DD45AE"/>
    <w:rsid w:val="00DD46E1"/>
    <w:rsid w:val="00DD47C5"/>
    <w:rsid w:val="00DD4925"/>
    <w:rsid w:val="00DD4C5E"/>
    <w:rsid w:val="00DD4D6D"/>
    <w:rsid w:val="00DD4EB7"/>
    <w:rsid w:val="00DD52FC"/>
    <w:rsid w:val="00DD5332"/>
    <w:rsid w:val="00DD58BD"/>
    <w:rsid w:val="00DD5ECD"/>
    <w:rsid w:val="00DD5FD5"/>
    <w:rsid w:val="00DD604C"/>
    <w:rsid w:val="00DD608C"/>
    <w:rsid w:val="00DD663C"/>
    <w:rsid w:val="00DD6C71"/>
    <w:rsid w:val="00DD72E3"/>
    <w:rsid w:val="00DD738F"/>
    <w:rsid w:val="00DD764B"/>
    <w:rsid w:val="00DD7837"/>
    <w:rsid w:val="00DD78E3"/>
    <w:rsid w:val="00DD7BA4"/>
    <w:rsid w:val="00DD7BF4"/>
    <w:rsid w:val="00DD7E12"/>
    <w:rsid w:val="00DDC44A"/>
    <w:rsid w:val="00DE0022"/>
    <w:rsid w:val="00DE003F"/>
    <w:rsid w:val="00DE016C"/>
    <w:rsid w:val="00DE02C4"/>
    <w:rsid w:val="00DE033E"/>
    <w:rsid w:val="00DE0393"/>
    <w:rsid w:val="00DE0562"/>
    <w:rsid w:val="00DE0687"/>
    <w:rsid w:val="00DE0DAF"/>
    <w:rsid w:val="00DE13BD"/>
    <w:rsid w:val="00DE1A8D"/>
    <w:rsid w:val="00DE1B19"/>
    <w:rsid w:val="00DE1FE7"/>
    <w:rsid w:val="00DE2693"/>
    <w:rsid w:val="00DE27F7"/>
    <w:rsid w:val="00DE283D"/>
    <w:rsid w:val="00DE29DF"/>
    <w:rsid w:val="00DE2EC2"/>
    <w:rsid w:val="00DE2F33"/>
    <w:rsid w:val="00DE3C09"/>
    <w:rsid w:val="00DE4019"/>
    <w:rsid w:val="00DE40C4"/>
    <w:rsid w:val="00DE4765"/>
    <w:rsid w:val="00DE4D16"/>
    <w:rsid w:val="00DE4DB9"/>
    <w:rsid w:val="00DE4F12"/>
    <w:rsid w:val="00DE53ED"/>
    <w:rsid w:val="00DE5432"/>
    <w:rsid w:val="00DE5664"/>
    <w:rsid w:val="00DE5A99"/>
    <w:rsid w:val="00DE5B56"/>
    <w:rsid w:val="00DE5D8A"/>
    <w:rsid w:val="00DE5F16"/>
    <w:rsid w:val="00DE61E8"/>
    <w:rsid w:val="00DE6281"/>
    <w:rsid w:val="00DE6439"/>
    <w:rsid w:val="00DE68DA"/>
    <w:rsid w:val="00DE6CE8"/>
    <w:rsid w:val="00DE71DA"/>
    <w:rsid w:val="00DE7629"/>
    <w:rsid w:val="00DE795D"/>
    <w:rsid w:val="00DE7A81"/>
    <w:rsid w:val="00DE7DDD"/>
    <w:rsid w:val="00DE7E4E"/>
    <w:rsid w:val="00DF0158"/>
    <w:rsid w:val="00DF01F8"/>
    <w:rsid w:val="00DF0448"/>
    <w:rsid w:val="00DF0973"/>
    <w:rsid w:val="00DF0B5E"/>
    <w:rsid w:val="00DF0CA3"/>
    <w:rsid w:val="00DF0F44"/>
    <w:rsid w:val="00DF13CC"/>
    <w:rsid w:val="00DF191E"/>
    <w:rsid w:val="00DF1B33"/>
    <w:rsid w:val="00DF1C48"/>
    <w:rsid w:val="00DF205F"/>
    <w:rsid w:val="00DF20A7"/>
    <w:rsid w:val="00DF2C6C"/>
    <w:rsid w:val="00DF2F22"/>
    <w:rsid w:val="00DF36FE"/>
    <w:rsid w:val="00DF3B96"/>
    <w:rsid w:val="00DF3D80"/>
    <w:rsid w:val="00DF3E9D"/>
    <w:rsid w:val="00DF4029"/>
    <w:rsid w:val="00DF40DC"/>
    <w:rsid w:val="00DF41C9"/>
    <w:rsid w:val="00DF41D9"/>
    <w:rsid w:val="00DF4258"/>
    <w:rsid w:val="00DF4779"/>
    <w:rsid w:val="00DF4B0A"/>
    <w:rsid w:val="00DF4B4E"/>
    <w:rsid w:val="00DF4B81"/>
    <w:rsid w:val="00DF4E0C"/>
    <w:rsid w:val="00DF5AAD"/>
    <w:rsid w:val="00DF5E77"/>
    <w:rsid w:val="00DF6116"/>
    <w:rsid w:val="00DF6515"/>
    <w:rsid w:val="00DF674C"/>
    <w:rsid w:val="00DF6B0E"/>
    <w:rsid w:val="00DF6E27"/>
    <w:rsid w:val="00DF6F30"/>
    <w:rsid w:val="00DF7146"/>
    <w:rsid w:val="00DF729D"/>
    <w:rsid w:val="00DF729F"/>
    <w:rsid w:val="00DF761D"/>
    <w:rsid w:val="00DF784B"/>
    <w:rsid w:val="00DF7A9A"/>
    <w:rsid w:val="00DF7DA8"/>
    <w:rsid w:val="00DF7F15"/>
    <w:rsid w:val="00E003AA"/>
    <w:rsid w:val="00E004C9"/>
    <w:rsid w:val="00E0056B"/>
    <w:rsid w:val="00E0093C"/>
    <w:rsid w:val="00E00992"/>
    <w:rsid w:val="00E01189"/>
    <w:rsid w:val="00E0143F"/>
    <w:rsid w:val="00E017E7"/>
    <w:rsid w:val="00E018AE"/>
    <w:rsid w:val="00E018DA"/>
    <w:rsid w:val="00E02031"/>
    <w:rsid w:val="00E0224D"/>
    <w:rsid w:val="00E023B0"/>
    <w:rsid w:val="00E02B40"/>
    <w:rsid w:val="00E02D15"/>
    <w:rsid w:val="00E03503"/>
    <w:rsid w:val="00E0366B"/>
    <w:rsid w:val="00E03734"/>
    <w:rsid w:val="00E038EE"/>
    <w:rsid w:val="00E03B23"/>
    <w:rsid w:val="00E03D76"/>
    <w:rsid w:val="00E04694"/>
    <w:rsid w:val="00E04B57"/>
    <w:rsid w:val="00E04D41"/>
    <w:rsid w:val="00E0553A"/>
    <w:rsid w:val="00E056EE"/>
    <w:rsid w:val="00E057A3"/>
    <w:rsid w:val="00E05BF7"/>
    <w:rsid w:val="00E05CED"/>
    <w:rsid w:val="00E0602B"/>
    <w:rsid w:val="00E063E6"/>
    <w:rsid w:val="00E06673"/>
    <w:rsid w:val="00E06920"/>
    <w:rsid w:val="00E070DD"/>
    <w:rsid w:val="00E0719C"/>
    <w:rsid w:val="00E07277"/>
    <w:rsid w:val="00E07759"/>
    <w:rsid w:val="00E077B6"/>
    <w:rsid w:val="00E077F1"/>
    <w:rsid w:val="00E07980"/>
    <w:rsid w:val="00E07BCA"/>
    <w:rsid w:val="00E1018F"/>
    <w:rsid w:val="00E10246"/>
    <w:rsid w:val="00E103E5"/>
    <w:rsid w:val="00E10631"/>
    <w:rsid w:val="00E107E3"/>
    <w:rsid w:val="00E109E1"/>
    <w:rsid w:val="00E10B68"/>
    <w:rsid w:val="00E10BFC"/>
    <w:rsid w:val="00E10CF6"/>
    <w:rsid w:val="00E1103B"/>
    <w:rsid w:val="00E11110"/>
    <w:rsid w:val="00E112E8"/>
    <w:rsid w:val="00E114D8"/>
    <w:rsid w:val="00E1182F"/>
    <w:rsid w:val="00E11ED3"/>
    <w:rsid w:val="00E120B7"/>
    <w:rsid w:val="00E12220"/>
    <w:rsid w:val="00E12318"/>
    <w:rsid w:val="00E124B6"/>
    <w:rsid w:val="00E12BDB"/>
    <w:rsid w:val="00E133E9"/>
    <w:rsid w:val="00E13919"/>
    <w:rsid w:val="00E13AC6"/>
    <w:rsid w:val="00E13CF8"/>
    <w:rsid w:val="00E1416A"/>
    <w:rsid w:val="00E141B5"/>
    <w:rsid w:val="00E14696"/>
    <w:rsid w:val="00E14955"/>
    <w:rsid w:val="00E14BDF"/>
    <w:rsid w:val="00E14BFD"/>
    <w:rsid w:val="00E1511B"/>
    <w:rsid w:val="00E15339"/>
    <w:rsid w:val="00E15478"/>
    <w:rsid w:val="00E155FE"/>
    <w:rsid w:val="00E1569E"/>
    <w:rsid w:val="00E156F7"/>
    <w:rsid w:val="00E15940"/>
    <w:rsid w:val="00E15C61"/>
    <w:rsid w:val="00E15C65"/>
    <w:rsid w:val="00E15D71"/>
    <w:rsid w:val="00E16008"/>
    <w:rsid w:val="00E161E3"/>
    <w:rsid w:val="00E16764"/>
    <w:rsid w:val="00E168E7"/>
    <w:rsid w:val="00E169D6"/>
    <w:rsid w:val="00E16B00"/>
    <w:rsid w:val="00E16E20"/>
    <w:rsid w:val="00E16EBF"/>
    <w:rsid w:val="00E172B7"/>
    <w:rsid w:val="00E172C8"/>
    <w:rsid w:val="00E1747C"/>
    <w:rsid w:val="00E17614"/>
    <w:rsid w:val="00E17A36"/>
    <w:rsid w:val="00E17DE9"/>
    <w:rsid w:val="00E17E48"/>
    <w:rsid w:val="00E1CCB1"/>
    <w:rsid w:val="00E20031"/>
    <w:rsid w:val="00E2031A"/>
    <w:rsid w:val="00E2097D"/>
    <w:rsid w:val="00E20B01"/>
    <w:rsid w:val="00E20C74"/>
    <w:rsid w:val="00E20CB1"/>
    <w:rsid w:val="00E21001"/>
    <w:rsid w:val="00E21237"/>
    <w:rsid w:val="00E21442"/>
    <w:rsid w:val="00E2190E"/>
    <w:rsid w:val="00E21923"/>
    <w:rsid w:val="00E2206D"/>
    <w:rsid w:val="00E22282"/>
    <w:rsid w:val="00E224B6"/>
    <w:rsid w:val="00E226B6"/>
    <w:rsid w:val="00E226E9"/>
    <w:rsid w:val="00E228C3"/>
    <w:rsid w:val="00E22C08"/>
    <w:rsid w:val="00E22EE3"/>
    <w:rsid w:val="00E22F22"/>
    <w:rsid w:val="00E23144"/>
    <w:rsid w:val="00E239E8"/>
    <w:rsid w:val="00E23BC6"/>
    <w:rsid w:val="00E246C5"/>
    <w:rsid w:val="00E247CB"/>
    <w:rsid w:val="00E24CA0"/>
    <w:rsid w:val="00E25174"/>
    <w:rsid w:val="00E25649"/>
    <w:rsid w:val="00E25819"/>
    <w:rsid w:val="00E259FB"/>
    <w:rsid w:val="00E25EA6"/>
    <w:rsid w:val="00E25F6C"/>
    <w:rsid w:val="00E260BA"/>
    <w:rsid w:val="00E26182"/>
    <w:rsid w:val="00E269D7"/>
    <w:rsid w:val="00E26C3B"/>
    <w:rsid w:val="00E26C65"/>
    <w:rsid w:val="00E273F8"/>
    <w:rsid w:val="00E276DB"/>
    <w:rsid w:val="00E27855"/>
    <w:rsid w:val="00E27863"/>
    <w:rsid w:val="00E27880"/>
    <w:rsid w:val="00E30151"/>
    <w:rsid w:val="00E30322"/>
    <w:rsid w:val="00E3036C"/>
    <w:rsid w:val="00E309B8"/>
    <w:rsid w:val="00E30D92"/>
    <w:rsid w:val="00E30F7C"/>
    <w:rsid w:val="00E31369"/>
    <w:rsid w:val="00E3156E"/>
    <w:rsid w:val="00E31895"/>
    <w:rsid w:val="00E31BAF"/>
    <w:rsid w:val="00E31D6D"/>
    <w:rsid w:val="00E31DC6"/>
    <w:rsid w:val="00E32837"/>
    <w:rsid w:val="00E32A7A"/>
    <w:rsid w:val="00E32B26"/>
    <w:rsid w:val="00E333AE"/>
    <w:rsid w:val="00E33829"/>
    <w:rsid w:val="00E33AFF"/>
    <w:rsid w:val="00E33C55"/>
    <w:rsid w:val="00E33E87"/>
    <w:rsid w:val="00E342D8"/>
    <w:rsid w:val="00E344F0"/>
    <w:rsid w:val="00E34884"/>
    <w:rsid w:val="00E34A5A"/>
    <w:rsid w:val="00E35364"/>
    <w:rsid w:val="00E35413"/>
    <w:rsid w:val="00E354BA"/>
    <w:rsid w:val="00E35915"/>
    <w:rsid w:val="00E35A01"/>
    <w:rsid w:val="00E35A32"/>
    <w:rsid w:val="00E35BF0"/>
    <w:rsid w:val="00E35DC9"/>
    <w:rsid w:val="00E36971"/>
    <w:rsid w:val="00E369D0"/>
    <w:rsid w:val="00E36F73"/>
    <w:rsid w:val="00E371C2"/>
    <w:rsid w:val="00E37441"/>
    <w:rsid w:val="00E37969"/>
    <w:rsid w:val="00E37AFB"/>
    <w:rsid w:val="00E3B4CE"/>
    <w:rsid w:val="00E3BABF"/>
    <w:rsid w:val="00E40195"/>
    <w:rsid w:val="00E405FC"/>
    <w:rsid w:val="00E4060D"/>
    <w:rsid w:val="00E409A0"/>
    <w:rsid w:val="00E40B1B"/>
    <w:rsid w:val="00E40B66"/>
    <w:rsid w:val="00E41148"/>
    <w:rsid w:val="00E415E6"/>
    <w:rsid w:val="00E418D3"/>
    <w:rsid w:val="00E41D40"/>
    <w:rsid w:val="00E41EB1"/>
    <w:rsid w:val="00E41F84"/>
    <w:rsid w:val="00E42673"/>
    <w:rsid w:val="00E426B7"/>
    <w:rsid w:val="00E4295F"/>
    <w:rsid w:val="00E42AAF"/>
    <w:rsid w:val="00E42AE3"/>
    <w:rsid w:val="00E42E30"/>
    <w:rsid w:val="00E4300D"/>
    <w:rsid w:val="00E432D2"/>
    <w:rsid w:val="00E4386D"/>
    <w:rsid w:val="00E43DE5"/>
    <w:rsid w:val="00E440EF"/>
    <w:rsid w:val="00E443C1"/>
    <w:rsid w:val="00E44412"/>
    <w:rsid w:val="00E45CED"/>
    <w:rsid w:val="00E46041"/>
    <w:rsid w:val="00E4606D"/>
    <w:rsid w:val="00E467CA"/>
    <w:rsid w:val="00E469B7"/>
    <w:rsid w:val="00E46A81"/>
    <w:rsid w:val="00E46D22"/>
    <w:rsid w:val="00E470E0"/>
    <w:rsid w:val="00E47287"/>
    <w:rsid w:val="00E476D5"/>
    <w:rsid w:val="00E477EC"/>
    <w:rsid w:val="00E5002B"/>
    <w:rsid w:val="00E5020C"/>
    <w:rsid w:val="00E503B4"/>
    <w:rsid w:val="00E504FD"/>
    <w:rsid w:val="00E50545"/>
    <w:rsid w:val="00E50B91"/>
    <w:rsid w:val="00E50BC5"/>
    <w:rsid w:val="00E50CE9"/>
    <w:rsid w:val="00E5120E"/>
    <w:rsid w:val="00E51306"/>
    <w:rsid w:val="00E51356"/>
    <w:rsid w:val="00E515EA"/>
    <w:rsid w:val="00E51743"/>
    <w:rsid w:val="00E51C55"/>
    <w:rsid w:val="00E52CF7"/>
    <w:rsid w:val="00E52FB4"/>
    <w:rsid w:val="00E530A2"/>
    <w:rsid w:val="00E53234"/>
    <w:rsid w:val="00E537C5"/>
    <w:rsid w:val="00E538FD"/>
    <w:rsid w:val="00E55219"/>
    <w:rsid w:val="00E55376"/>
    <w:rsid w:val="00E553BB"/>
    <w:rsid w:val="00E55B5B"/>
    <w:rsid w:val="00E5636C"/>
    <w:rsid w:val="00E56E89"/>
    <w:rsid w:val="00E574E5"/>
    <w:rsid w:val="00E57766"/>
    <w:rsid w:val="00E57A6B"/>
    <w:rsid w:val="00E60229"/>
    <w:rsid w:val="00E603DC"/>
    <w:rsid w:val="00E60AC0"/>
    <w:rsid w:val="00E61295"/>
    <w:rsid w:val="00E612A6"/>
    <w:rsid w:val="00E6143B"/>
    <w:rsid w:val="00E61610"/>
    <w:rsid w:val="00E61CFD"/>
    <w:rsid w:val="00E61F1F"/>
    <w:rsid w:val="00E6217F"/>
    <w:rsid w:val="00E622E6"/>
    <w:rsid w:val="00E624E6"/>
    <w:rsid w:val="00E6315E"/>
    <w:rsid w:val="00E63193"/>
    <w:rsid w:val="00E636ED"/>
    <w:rsid w:val="00E63963"/>
    <w:rsid w:val="00E63C9B"/>
    <w:rsid w:val="00E640EB"/>
    <w:rsid w:val="00E64534"/>
    <w:rsid w:val="00E6481A"/>
    <w:rsid w:val="00E6487E"/>
    <w:rsid w:val="00E64951"/>
    <w:rsid w:val="00E64B57"/>
    <w:rsid w:val="00E64CB4"/>
    <w:rsid w:val="00E64EDB"/>
    <w:rsid w:val="00E65217"/>
    <w:rsid w:val="00E6649F"/>
    <w:rsid w:val="00E6685C"/>
    <w:rsid w:val="00E66AF6"/>
    <w:rsid w:val="00E66CD3"/>
    <w:rsid w:val="00E66CD4"/>
    <w:rsid w:val="00E66D07"/>
    <w:rsid w:val="00E66DE9"/>
    <w:rsid w:val="00E66E29"/>
    <w:rsid w:val="00E67073"/>
    <w:rsid w:val="00E672B4"/>
    <w:rsid w:val="00E673B9"/>
    <w:rsid w:val="00E674C7"/>
    <w:rsid w:val="00E6751A"/>
    <w:rsid w:val="00E6782C"/>
    <w:rsid w:val="00E67847"/>
    <w:rsid w:val="00E678BD"/>
    <w:rsid w:val="00E67967"/>
    <w:rsid w:val="00E67E47"/>
    <w:rsid w:val="00E67F32"/>
    <w:rsid w:val="00E67F36"/>
    <w:rsid w:val="00E70078"/>
    <w:rsid w:val="00E701DA"/>
    <w:rsid w:val="00E70924"/>
    <w:rsid w:val="00E70AAE"/>
    <w:rsid w:val="00E70BA5"/>
    <w:rsid w:val="00E7135F"/>
    <w:rsid w:val="00E71494"/>
    <w:rsid w:val="00E71573"/>
    <w:rsid w:val="00E7177E"/>
    <w:rsid w:val="00E71DE7"/>
    <w:rsid w:val="00E721C8"/>
    <w:rsid w:val="00E72358"/>
    <w:rsid w:val="00E723FE"/>
    <w:rsid w:val="00E72736"/>
    <w:rsid w:val="00E7274A"/>
    <w:rsid w:val="00E727E2"/>
    <w:rsid w:val="00E72F28"/>
    <w:rsid w:val="00E73288"/>
    <w:rsid w:val="00E732FE"/>
    <w:rsid w:val="00E735EE"/>
    <w:rsid w:val="00E736DA"/>
    <w:rsid w:val="00E7382D"/>
    <w:rsid w:val="00E73B8A"/>
    <w:rsid w:val="00E73C28"/>
    <w:rsid w:val="00E73D5A"/>
    <w:rsid w:val="00E73ED1"/>
    <w:rsid w:val="00E74325"/>
    <w:rsid w:val="00E7443B"/>
    <w:rsid w:val="00E74812"/>
    <w:rsid w:val="00E74C6D"/>
    <w:rsid w:val="00E74E17"/>
    <w:rsid w:val="00E74F50"/>
    <w:rsid w:val="00E75ABD"/>
    <w:rsid w:val="00E76205"/>
    <w:rsid w:val="00E76331"/>
    <w:rsid w:val="00E76B14"/>
    <w:rsid w:val="00E77018"/>
    <w:rsid w:val="00E776AF"/>
    <w:rsid w:val="00E77774"/>
    <w:rsid w:val="00E777C0"/>
    <w:rsid w:val="00E778D0"/>
    <w:rsid w:val="00E77B81"/>
    <w:rsid w:val="00E77D82"/>
    <w:rsid w:val="00E77ED1"/>
    <w:rsid w:val="00E8025D"/>
    <w:rsid w:val="00E80574"/>
    <w:rsid w:val="00E806C1"/>
    <w:rsid w:val="00E807B6"/>
    <w:rsid w:val="00E80821"/>
    <w:rsid w:val="00E81365"/>
    <w:rsid w:val="00E81482"/>
    <w:rsid w:val="00E81541"/>
    <w:rsid w:val="00E8178D"/>
    <w:rsid w:val="00E8185D"/>
    <w:rsid w:val="00E8198C"/>
    <w:rsid w:val="00E81E54"/>
    <w:rsid w:val="00E82051"/>
    <w:rsid w:val="00E82313"/>
    <w:rsid w:val="00E82503"/>
    <w:rsid w:val="00E8264B"/>
    <w:rsid w:val="00E82928"/>
    <w:rsid w:val="00E8293B"/>
    <w:rsid w:val="00E82B6F"/>
    <w:rsid w:val="00E82DFB"/>
    <w:rsid w:val="00E82EF4"/>
    <w:rsid w:val="00E83201"/>
    <w:rsid w:val="00E83302"/>
    <w:rsid w:val="00E8342B"/>
    <w:rsid w:val="00E834BD"/>
    <w:rsid w:val="00E8353A"/>
    <w:rsid w:val="00E836B7"/>
    <w:rsid w:val="00E83AEA"/>
    <w:rsid w:val="00E83BC1"/>
    <w:rsid w:val="00E83C02"/>
    <w:rsid w:val="00E83DB3"/>
    <w:rsid w:val="00E83DDD"/>
    <w:rsid w:val="00E84113"/>
    <w:rsid w:val="00E841F0"/>
    <w:rsid w:val="00E84344"/>
    <w:rsid w:val="00E8459F"/>
    <w:rsid w:val="00E8461D"/>
    <w:rsid w:val="00E848A5"/>
    <w:rsid w:val="00E848E2"/>
    <w:rsid w:val="00E85271"/>
    <w:rsid w:val="00E85525"/>
    <w:rsid w:val="00E858CB"/>
    <w:rsid w:val="00E859D2"/>
    <w:rsid w:val="00E85DFC"/>
    <w:rsid w:val="00E8617E"/>
    <w:rsid w:val="00E866F6"/>
    <w:rsid w:val="00E868C8"/>
    <w:rsid w:val="00E86D3A"/>
    <w:rsid w:val="00E873D7"/>
    <w:rsid w:val="00E875E0"/>
    <w:rsid w:val="00E87913"/>
    <w:rsid w:val="00E87A3F"/>
    <w:rsid w:val="00E87E1B"/>
    <w:rsid w:val="00E87E5D"/>
    <w:rsid w:val="00E8B7AC"/>
    <w:rsid w:val="00E907B1"/>
    <w:rsid w:val="00E907EC"/>
    <w:rsid w:val="00E90DA7"/>
    <w:rsid w:val="00E91C1E"/>
    <w:rsid w:val="00E91EF3"/>
    <w:rsid w:val="00E920CA"/>
    <w:rsid w:val="00E9215C"/>
    <w:rsid w:val="00E92976"/>
    <w:rsid w:val="00E92B72"/>
    <w:rsid w:val="00E92BEB"/>
    <w:rsid w:val="00E93192"/>
    <w:rsid w:val="00E93611"/>
    <w:rsid w:val="00E937DD"/>
    <w:rsid w:val="00E94208"/>
    <w:rsid w:val="00E9441A"/>
    <w:rsid w:val="00E9475F"/>
    <w:rsid w:val="00E94A29"/>
    <w:rsid w:val="00E94BB0"/>
    <w:rsid w:val="00E954AB"/>
    <w:rsid w:val="00E958E2"/>
    <w:rsid w:val="00E95F1D"/>
    <w:rsid w:val="00E95FEF"/>
    <w:rsid w:val="00E960E0"/>
    <w:rsid w:val="00E961FC"/>
    <w:rsid w:val="00E9620E"/>
    <w:rsid w:val="00E963F4"/>
    <w:rsid w:val="00E9668D"/>
    <w:rsid w:val="00E96723"/>
    <w:rsid w:val="00E96C37"/>
    <w:rsid w:val="00E96E3B"/>
    <w:rsid w:val="00E96F1D"/>
    <w:rsid w:val="00E97050"/>
    <w:rsid w:val="00E9751F"/>
    <w:rsid w:val="00E975D4"/>
    <w:rsid w:val="00E97DD1"/>
    <w:rsid w:val="00E97EBE"/>
    <w:rsid w:val="00EA0245"/>
    <w:rsid w:val="00EA0618"/>
    <w:rsid w:val="00EA07A6"/>
    <w:rsid w:val="00EA08E1"/>
    <w:rsid w:val="00EA0C60"/>
    <w:rsid w:val="00EA0D2D"/>
    <w:rsid w:val="00EA1099"/>
    <w:rsid w:val="00EA1564"/>
    <w:rsid w:val="00EA16E5"/>
    <w:rsid w:val="00EA170B"/>
    <w:rsid w:val="00EA1799"/>
    <w:rsid w:val="00EA19F7"/>
    <w:rsid w:val="00EA1AEB"/>
    <w:rsid w:val="00EA1AF9"/>
    <w:rsid w:val="00EA1BBB"/>
    <w:rsid w:val="00EA2088"/>
    <w:rsid w:val="00EA2849"/>
    <w:rsid w:val="00EA2A60"/>
    <w:rsid w:val="00EA2B29"/>
    <w:rsid w:val="00EA2C9C"/>
    <w:rsid w:val="00EA2EAC"/>
    <w:rsid w:val="00EA3307"/>
    <w:rsid w:val="00EA33B7"/>
    <w:rsid w:val="00EA35D4"/>
    <w:rsid w:val="00EA37DC"/>
    <w:rsid w:val="00EA3857"/>
    <w:rsid w:val="00EA4250"/>
    <w:rsid w:val="00EA431F"/>
    <w:rsid w:val="00EA4640"/>
    <w:rsid w:val="00EA465B"/>
    <w:rsid w:val="00EA46C5"/>
    <w:rsid w:val="00EA49DC"/>
    <w:rsid w:val="00EA4A87"/>
    <w:rsid w:val="00EA4DFC"/>
    <w:rsid w:val="00EA51BA"/>
    <w:rsid w:val="00EA5470"/>
    <w:rsid w:val="00EA587A"/>
    <w:rsid w:val="00EA58D6"/>
    <w:rsid w:val="00EA5B7E"/>
    <w:rsid w:val="00EA5ED0"/>
    <w:rsid w:val="00EA6400"/>
    <w:rsid w:val="00EA653F"/>
    <w:rsid w:val="00EA6AC0"/>
    <w:rsid w:val="00EA75D1"/>
    <w:rsid w:val="00EA781F"/>
    <w:rsid w:val="00EA78D1"/>
    <w:rsid w:val="00EA7909"/>
    <w:rsid w:val="00EA7D81"/>
    <w:rsid w:val="00EB0194"/>
    <w:rsid w:val="00EB0405"/>
    <w:rsid w:val="00EB08A6"/>
    <w:rsid w:val="00EB08C0"/>
    <w:rsid w:val="00EB09EF"/>
    <w:rsid w:val="00EB0BE3"/>
    <w:rsid w:val="00EB0E93"/>
    <w:rsid w:val="00EB157B"/>
    <w:rsid w:val="00EB19C6"/>
    <w:rsid w:val="00EB1B77"/>
    <w:rsid w:val="00EB2489"/>
    <w:rsid w:val="00EB286D"/>
    <w:rsid w:val="00EB29C9"/>
    <w:rsid w:val="00EB2FCE"/>
    <w:rsid w:val="00EB3517"/>
    <w:rsid w:val="00EB3757"/>
    <w:rsid w:val="00EB37AC"/>
    <w:rsid w:val="00EB3A85"/>
    <w:rsid w:val="00EB3DD2"/>
    <w:rsid w:val="00EB4337"/>
    <w:rsid w:val="00EB4504"/>
    <w:rsid w:val="00EB4F72"/>
    <w:rsid w:val="00EB50E5"/>
    <w:rsid w:val="00EB518D"/>
    <w:rsid w:val="00EB53F9"/>
    <w:rsid w:val="00EB5601"/>
    <w:rsid w:val="00EB584A"/>
    <w:rsid w:val="00EB5A09"/>
    <w:rsid w:val="00EB5B77"/>
    <w:rsid w:val="00EB5F46"/>
    <w:rsid w:val="00EB62F0"/>
    <w:rsid w:val="00EB66F7"/>
    <w:rsid w:val="00EB71AA"/>
    <w:rsid w:val="00EB79C8"/>
    <w:rsid w:val="00EC0169"/>
    <w:rsid w:val="00EC0264"/>
    <w:rsid w:val="00EC0429"/>
    <w:rsid w:val="00EC07CB"/>
    <w:rsid w:val="00EC0807"/>
    <w:rsid w:val="00EC099D"/>
    <w:rsid w:val="00EC0CEB"/>
    <w:rsid w:val="00EC0FF8"/>
    <w:rsid w:val="00EC14CA"/>
    <w:rsid w:val="00EC15D7"/>
    <w:rsid w:val="00EC1653"/>
    <w:rsid w:val="00EC17FD"/>
    <w:rsid w:val="00EC1965"/>
    <w:rsid w:val="00EC1AFE"/>
    <w:rsid w:val="00EC1D5D"/>
    <w:rsid w:val="00EC1D7F"/>
    <w:rsid w:val="00EC1F5B"/>
    <w:rsid w:val="00EC1F61"/>
    <w:rsid w:val="00EC1F6C"/>
    <w:rsid w:val="00EC2313"/>
    <w:rsid w:val="00EC23FE"/>
    <w:rsid w:val="00EC245E"/>
    <w:rsid w:val="00EC24D4"/>
    <w:rsid w:val="00EC2D29"/>
    <w:rsid w:val="00EC33B6"/>
    <w:rsid w:val="00EC3646"/>
    <w:rsid w:val="00EC396E"/>
    <w:rsid w:val="00EC3A12"/>
    <w:rsid w:val="00EC3AB8"/>
    <w:rsid w:val="00EC3B97"/>
    <w:rsid w:val="00EC3EAD"/>
    <w:rsid w:val="00EC43BB"/>
    <w:rsid w:val="00EC4761"/>
    <w:rsid w:val="00EC47FF"/>
    <w:rsid w:val="00EC4926"/>
    <w:rsid w:val="00EC4C7C"/>
    <w:rsid w:val="00EC52C0"/>
    <w:rsid w:val="00EC59EB"/>
    <w:rsid w:val="00EC5DC1"/>
    <w:rsid w:val="00EC6050"/>
    <w:rsid w:val="00EC6489"/>
    <w:rsid w:val="00EC655F"/>
    <w:rsid w:val="00EC675E"/>
    <w:rsid w:val="00EC68A1"/>
    <w:rsid w:val="00EC690A"/>
    <w:rsid w:val="00EC6A19"/>
    <w:rsid w:val="00EC6E92"/>
    <w:rsid w:val="00EC70F6"/>
    <w:rsid w:val="00EC7145"/>
    <w:rsid w:val="00EC7300"/>
    <w:rsid w:val="00EC7325"/>
    <w:rsid w:val="00EC78C7"/>
    <w:rsid w:val="00EC7B04"/>
    <w:rsid w:val="00EC7C9D"/>
    <w:rsid w:val="00ED00F0"/>
    <w:rsid w:val="00ED0D69"/>
    <w:rsid w:val="00ED1447"/>
    <w:rsid w:val="00ED16D9"/>
    <w:rsid w:val="00ED1789"/>
    <w:rsid w:val="00ED18E9"/>
    <w:rsid w:val="00ED198F"/>
    <w:rsid w:val="00ED1F6F"/>
    <w:rsid w:val="00ED2D88"/>
    <w:rsid w:val="00ED2E08"/>
    <w:rsid w:val="00ED3145"/>
    <w:rsid w:val="00ED328D"/>
    <w:rsid w:val="00ED339E"/>
    <w:rsid w:val="00ED39C6"/>
    <w:rsid w:val="00ED39E0"/>
    <w:rsid w:val="00ED3ACF"/>
    <w:rsid w:val="00ED490C"/>
    <w:rsid w:val="00ED4C13"/>
    <w:rsid w:val="00ED4DB6"/>
    <w:rsid w:val="00ED4E5D"/>
    <w:rsid w:val="00ED540D"/>
    <w:rsid w:val="00ED5987"/>
    <w:rsid w:val="00ED5CE0"/>
    <w:rsid w:val="00ED63D3"/>
    <w:rsid w:val="00ED650A"/>
    <w:rsid w:val="00ED66C0"/>
    <w:rsid w:val="00ED67D2"/>
    <w:rsid w:val="00ED6890"/>
    <w:rsid w:val="00ED69F9"/>
    <w:rsid w:val="00ED6BB3"/>
    <w:rsid w:val="00ED6BB7"/>
    <w:rsid w:val="00ED71D3"/>
    <w:rsid w:val="00ED75BD"/>
    <w:rsid w:val="00ED7B76"/>
    <w:rsid w:val="00ED7C7C"/>
    <w:rsid w:val="00ED7E17"/>
    <w:rsid w:val="00EE00EF"/>
    <w:rsid w:val="00EE0183"/>
    <w:rsid w:val="00EE0464"/>
    <w:rsid w:val="00EE051D"/>
    <w:rsid w:val="00EE0613"/>
    <w:rsid w:val="00EE0739"/>
    <w:rsid w:val="00EE0803"/>
    <w:rsid w:val="00EE0850"/>
    <w:rsid w:val="00EE0A0B"/>
    <w:rsid w:val="00EE0ADD"/>
    <w:rsid w:val="00EE0B49"/>
    <w:rsid w:val="00EE0D07"/>
    <w:rsid w:val="00EE0F6A"/>
    <w:rsid w:val="00EE116E"/>
    <w:rsid w:val="00EE124D"/>
    <w:rsid w:val="00EE130F"/>
    <w:rsid w:val="00EE1359"/>
    <w:rsid w:val="00EE15B0"/>
    <w:rsid w:val="00EE1A10"/>
    <w:rsid w:val="00EE1FED"/>
    <w:rsid w:val="00EE2426"/>
    <w:rsid w:val="00EE26A5"/>
    <w:rsid w:val="00EE2739"/>
    <w:rsid w:val="00EE297F"/>
    <w:rsid w:val="00EE2F85"/>
    <w:rsid w:val="00EE2F86"/>
    <w:rsid w:val="00EE38C0"/>
    <w:rsid w:val="00EE3E6D"/>
    <w:rsid w:val="00EE407E"/>
    <w:rsid w:val="00EE425E"/>
    <w:rsid w:val="00EE4602"/>
    <w:rsid w:val="00EE466C"/>
    <w:rsid w:val="00EE47B5"/>
    <w:rsid w:val="00EE56C8"/>
    <w:rsid w:val="00EE57A4"/>
    <w:rsid w:val="00EE58F3"/>
    <w:rsid w:val="00EE5976"/>
    <w:rsid w:val="00EE5ABE"/>
    <w:rsid w:val="00EE5EBA"/>
    <w:rsid w:val="00EE61EC"/>
    <w:rsid w:val="00EE6656"/>
    <w:rsid w:val="00EE6A1E"/>
    <w:rsid w:val="00EE6C6E"/>
    <w:rsid w:val="00EE7406"/>
    <w:rsid w:val="00EE7A74"/>
    <w:rsid w:val="00EE7B49"/>
    <w:rsid w:val="00EE7C3D"/>
    <w:rsid w:val="00EE7C54"/>
    <w:rsid w:val="00EE7D12"/>
    <w:rsid w:val="00EF04E8"/>
    <w:rsid w:val="00EF0562"/>
    <w:rsid w:val="00EF0ABD"/>
    <w:rsid w:val="00EF0C82"/>
    <w:rsid w:val="00EF119A"/>
    <w:rsid w:val="00EF11FF"/>
    <w:rsid w:val="00EF12FF"/>
    <w:rsid w:val="00EF1441"/>
    <w:rsid w:val="00EF1695"/>
    <w:rsid w:val="00EF17AC"/>
    <w:rsid w:val="00EF17F7"/>
    <w:rsid w:val="00EF1839"/>
    <w:rsid w:val="00EF1900"/>
    <w:rsid w:val="00EF21AD"/>
    <w:rsid w:val="00EF230F"/>
    <w:rsid w:val="00EF2429"/>
    <w:rsid w:val="00EF25EC"/>
    <w:rsid w:val="00EF28B4"/>
    <w:rsid w:val="00EF2AC0"/>
    <w:rsid w:val="00EF2C8C"/>
    <w:rsid w:val="00EF3056"/>
    <w:rsid w:val="00EF30F7"/>
    <w:rsid w:val="00EF3221"/>
    <w:rsid w:val="00EF37E6"/>
    <w:rsid w:val="00EF392B"/>
    <w:rsid w:val="00EF3CEF"/>
    <w:rsid w:val="00EF42D0"/>
    <w:rsid w:val="00EF493A"/>
    <w:rsid w:val="00EF4EA2"/>
    <w:rsid w:val="00EF50AB"/>
    <w:rsid w:val="00EF5141"/>
    <w:rsid w:val="00EF51F6"/>
    <w:rsid w:val="00EF5467"/>
    <w:rsid w:val="00EF54E0"/>
    <w:rsid w:val="00EF602C"/>
    <w:rsid w:val="00EF60E9"/>
    <w:rsid w:val="00EF6104"/>
    <w:rsid w:val="00EF684E"/>
    <w:rsid w:val="00EF6CD9"/>
    <w:rsid w:val="00EF6F4C"/>
    <w:rsid w:val="00EF7311"/>
    <w:rsid w:val="00EF7A47"/>
    <w:rsid w:val="00EF7A97"/>
    <w:rsid w:val="00F0085B"/>
    <w:rsid w:val="00F00A72"/>
    <w:rsid w:val="00F00D91"/>
    <w:rsid w:val="00F01047"/>
    <w:rsid w:val="00F0121D"/>
    <w:rsid w:val="00F012AC"/>
    <w:rsid w:val="00F012BE"/>
    <w:rsid w:val="00F016C0"/>
    <w:rsid w:val="00F0199A"/>
    <w:rsid w:val="00F01B7E"/>
    <w:rsid w:val="00F01D61"/>
    <w:rsid w:val="00F01DAE"/>
    <w:rsid w:val="00F02038"/>
    <w:rsid w:val="00F0217D"/>
    <w:rsid w:val="00F0258E"/>
    <w:rsid w:val="00F0270A"/>
    <w:rsid w:val="00F02966"/>
    <w:rsid w:val="00F02A89"/>
    <w:rsid w:val="00F02D4B"/>
    <w:rsid w:val="00F031C8"/>
    <w:rsid w:val="00F03272"/>
    <w:rsid w:val="00F0394E"/>
    <w:rsid w:val="00F0402D"/>
    <w:rsid w:val="00F0418A"/>
    <w:rsid w:val="00F044C3"/>
    <w:rsid w:val="00F04F95"/>
    <w:rsid w:val="00F05104"/>
    <w:rsid w:val="00F055FF"/>
    <w:rsid w:val="00F05844"/>
    <w:rsid w:val="00F05A55"/>
    <w:rsid w:val="00F05ED2"/>
    <w:rsid w:val="00F063EF"/>
    <w:rsid w:val="00F0640C"/>
    <w:rsid w:val="00F06636"/>
    <w:rsid w:val="00F066DE"/>
    <w:rsid w:val="00F06E19"/>
    <w:rsid w:val="00F06FD2"/>
    <w:rsid w:val="00F070BD"/>
    <w:rsid w:val="00F0758F"/>
    <w:rsid w:val="00F07AC0"/>
    <w:rsid w:val="00F07ADF"/>
    <w:rsid w:val="00F10054"/>
    <w:rsid w:val="00F100CB"/>
    <w:rsid w:val="00F100D1"/>
    <w:rsid w:val="00F106B3"/>
    <w:rsid w:val="00F106F9"/>
    <w:rsid w:val="00F10733"/>
    <w:rsid w:val="00F10C5B"/>
    <w:rsid w:val="00F10D11"/>
    <w:rsid w:val="00F10EFE"/>
    <w:rsid w:val="00F112F6"/>
    <w:rsid w:val="00F119A7"/>
    <w:rsid w:val="00F11F24"/>
    <w:rsid w:val="00F11F66"/>
    <w:rsid w:val="00F12135"/>
    <w:rsid w:val="00F121E3"/>
    <w:rsid w:val="00F12573"/>
    <w:rsid w:val="00F12946"/>
    <w:rsid w:val="00F1295F"/>
    <w:rsid w:val="00F133E6"/>
    <w:rsid w:val="00F13455"/>
    <w:rsid w:val="00F1369F"/>
    <w:rsid w:val="00F13866"/>
    <w:rsid w:val="00F13DBF"/>
    <w:rsid w:val="00F13FEA"/>
    <w:rsid w:val="00F14096"/>
    <w:rsid w:val="00F14D0C"/>
    <w:rsid w:val="00F14F1B"/>
    <w:rsid w:val="00F152DF"/>
    <w:rsid w:val="00F1537C"/>
    <w:rsid w:val="00F15A6B"/>
    <w:rsid w:val="00F15C33"/>
    <w:rsid w:val="00F15F61"/>
    <w:rsid w:val="00F16071"/>
    <w:rsid w:val="00F1650B"/>
    <w:rsid w:val="00F168F8"/>
    <w:rsid w:val="00F17009"/>
    <w:rsid w:val="00F177BD"/>
    <w:rsid w:val="00F17AB2"/>
    <w:rsid w:val="00F17DE7"/>
    <w:rsid w:val="00F2009C"/>
    <w:rsid w:val="00F207DA"/>
    <w:rsid w:val="00F20CBE"/>
    <w:rsid w:val="00F20DEA"/>
    <w:rsid w:val="00F21908"/>
    <w:rsid w:val="00F219ED"/>
    <w:rsid w:val="00F21F13"/>
    <w:rsid w:val="00F21F69"/>
    <w:rsid w:val="00F2286F"/>
    <w:rsid w:val="00F228B6"/>
    <w:rsid w:val="00F22961"/>
    <w:rsid w:val="00F22C0B"/>
    <w:rsid w:val="00F22F7B"/>
    <w:rsid w:val="00F23117"/>
    <w:rsid w:val="00F2335C"/>
    <w:rsid w:val="00F2355F"/>
    <w:rsid w:val="00F235B3"/>
    <w:rsid w:val="00F23635"/>
    <w:rsid w:val="00F236A4"/>
    <w:rsid w:val="00F238AC"/>
    <w:rsid w:val="00F23A11"/>
    <w:rsid w:val="00F23CC9"/>
    <w:rsid w:val="00F24008"/>
    <w:rsid w:val="00F241B9"/>
    <w:rsid w:val="00F243A3"/>
    <w:rsid w:val="00F243BD"/>
    <w:rsid w:val="00F2462E"/>
    <w:rsid w:val="00F2464C"/>
    <w:rsid w:val="00F24662"/>
    <w:rsid w:val="00F247A9"/>
    <w:rsid w:val="00F248A1"/>
    <w:rsid w:val="00F24CE5"/>
    <w:rsid w:val="00F24F0C"/>
    <w:rsid w:val="00F2517B"/>
    <w:rsid w:val="00F2535C"/>
    <w:rsid w:val="00F253F3"/>
    <w:rsid w:val="00F25451"/>
    <w:rsid w:val="00F2550F"/>
    <w:rsid w:val="00F2576D"/>
    <w:rsid w:val="00F258D2"/>
    <w:rsid w:val="00F258D3"/>
    <w:rsid w:val="00F2590B"/>
    <w:rsid w:val="00F25F21"/>
    <w:rsid w:val="00F261DF"/>
    <w:rsid w:val="00F2625E"/>
    <w:rsid w:val="00F263F3"/>
    <w:rsid w:val="00F2694E"/>
    <w:rsid w:val="00F2695A"/>
    <w:rsid w:val="00F26C4E"/>
    <w:rsid w:val="00F26E4D"/>
    <w:rsid w:val="00F27015"/>
    <w:rsid w:val="00F27240"/>
    <w:rsid w:val="00F274B9"/>
    <w:rsid w:val="00F3002C"/>
    <w:rsid w:val="00F30851"/>
    <w:rsid w:val="00F309D9"/>
    <w:rsid w:val="00F30C44"/>
    <w:rsid w:val="00F30EF6"/>
    <w:rsid w:val="00F3102F"/>
    <w:rsid w:val="00F3145D"/>
    <w:rsid w:val="00F3164F"/>
    <w:rsid w:val="00F3170F"/>
    <w:rsid w:val="00F31746"/>
    <w:rsid w:val="00F31DAA"/>
    <w:rsid w:val="00F31F54"/>
    <w:rsid w:val="00F322A7"/>
    <w:rsid w:val="00F32668"/>
    <w:rsid w:val="00F32910"/>
    <w:rsid w:val="00F331E3"/>
    <w:rsid w:val="00F33877"/>
    <w:rsid w:val="00F33A21"/>
    <w:rsid w:val="00F340B9"/>
    <w:rsid w:val="00F341DD"/>
    <w:rsid w:val="00F34408"/>
    <w:rsid w:val="00F34413"/>
    <w:rsid w:val="00F3465F"/>
    <w:rsid w:val="00F34949"/>
    <w:rsid w:val="00F34EF9"/>
    <w:rsid w:val="00F353C3"/>
    <w:rsid w:val="00F3579A"/>
    <w:rsid w:val="00F35A3A"/>
    <w:rsid w:val="00F35B6C"/>
    <w:rsid w:val="00F35BE1"/>
    <w:rsid w:val="00F35C92"/>
    <w:rsid w:val="00F35D65"/>
    <w:rsid w:val="00F36673"/>
    <w:rsid w:val="00F366AD"/>
    <w:rsid w:val="00F372A0"/>
    <w:rsid w:val="00F372DA"/>
    <w:rsid w:val="00F37A18"/>
    <w:rsid w:val="00F404A4"/>
    <w:rsid w:val="00F405D7"/>
    <w:rsid w:val="00F40695"/>
    <w:rsid w:val="00F40A5A"/>
    <w:rsid w:val="00F4111C"/>
    <w:rsid w:val="00F41125"/>
    <w:rsid w:val="00F4134D"/>
    <w:rsid w:val="00F415A9"/>
    <w:rsid w:val="00F4169E"/>
    <w:rsid w:val="00F416BC"/>
    <w:rsid w:val="00F416CA"/>
    <w:rsid w:val="00F418E6"/>
    <w:rsid w:val="00F41957"/>
    <w:rsid w:val="00F41A0D"/>
    <w:rsid w:val="00F42115"/>
    <w:rsid w:val="00F4227E"/>
    <w:rsid w:val="00F42383"/>
    <w:rsid w:val="00F4244A"/>
    <w:rsid w:val="00F42522"/>
    <w:rsid w:val="00F42D10"/>
    <w:rsid w:val="00F42DA3"/>
    <w:rsid w:val="00F430AD"/>
    <w:rsid w:val="00F433B3"/>
    <w:rsid w:val="00F433CA"/>
    <w:rsid w:val="00F43CF5"/>
    <w:rsid w:val="00F43E15"/>
    <w:rsid w:val="00F43E29"/>
    <w:rsid w:val="00F44716"/>
    <w:rsid w:val="00F4473D"/>
    <w:rsid w:val="00F44BCD"/>
    <w:rsid w:val="00F44C01"/>
    <w:rsid w:val="00F44C7F"/>
    <w:rsid w:val="00F450D3"/>
    <w:rsid w:val="00F450F8"/>
    <w:rsid w:val="00F45134"/>
    <w:rsid w:val="00F45174"/>
    <w:rsid w:val="00F4539D"/>
    <w:rsid w:val="00F455D1"/>
    <w:rsid w:val="00F45B95"/>
    <w:rsid w:val="00F45E54"/>
    <w:rsid w:val="00F46DC8"/>
    <w:rsid w:val="00F472E7"/>
    <w:rsid w:val="00F473B5"/>
    <w:rsid w:val="00F476C7"/>
    <w:rsid w:val="00F47817"/>
    <w:rsid w:val="00F47A96"/>
    <w:rsid w:val="00F47DB4"/>
    <w:rsid w:val="00F4C856"/>
    <w:rsid w:val="00F50115"/>
    <w:rsid w:val="00F50450"/>
    <w:rsid w:val="00F50594"/>
    <w:rsid w:val="00F50A3C"/>
    <w:rsid w:val="00F50E55"/>
    <w:rsid w:val="00F50E96"/>
    <w:rsid w:val="00F50F7A"/>
    <w:rsid w:val="00F51234"/>
    <w:rsid w:val="00F5152D"/>
    <w:rsid w:val="00F516D7"/>
    <w:rsid w:val="00F517B3"/>
    <w:rsid w:val="00F51AD9"/>
    <w:rsid w:val="00F5222F"/>
    <w:rsid w:val="00F525DC"/>
    <w:rsid w:val="00F5265C"/>
    <w:rsid w:val="00F52669"/>
    <w:rsid w:val="00F526BB"/>
    <w:rsid w:val="00F528A6"/>
    <w:rsid w:val="00F52A3F"/>
    <w:rsid w:val="00F52CA9"/>
    <w:rsid w:val="00F52F12"/>
    <w:rsid w:val="00F530FF"/>
    <w:rsid w:val="00F537C8"/>
    <w:rsid w:val="00F53BED"/>
    <w:rsid w:val="00F54631"/>
    <w:rsid w:val="00F5477F"/>
    <w:rsid w:val="00F547C6"/>
    <w:rsid w:val="00F54802"/>
    <w:rsid w:val="00F54B02"/>
    <w:rsid w:val="00F54B2B"/>
    <w:rsid w:val="00F55118"/>
    <w:rsid w:val="00F55529"/>
    <w:rsid w:val="00F55769"/>
    <w:rsid w:val="00F55C45"/>
    <w:rsid w:val="00F55DE9"/>
    <w:rsid w:val="00F5608D"/>
    <w:rsid w:val="00F560BD"/>
    <w:rsid w:val="00F561E7"/>
    <w:rsid w:val="00F563CF"/>
    <w:rsid w:val="00F566EA"/>
    <w:rsid w:val="00F56A55"/>
    <w:rsid w:val="00F56DDA"/>
    <w:rsid w:val="00F56ECC"/>
    <w:rsid w:val="00F57155"/>
    <w:rsid w:val="00F573DB"/>
    <w:rsid w:val="00F5747F"/>
    <w:rsid w:val="00F57835"/>
    <w:rsid w:val="00F57AB8"/>
    <w:rsid w:val="00F57B86"/>
    <w:rsid w:val="00F57EBE"/>
    <w:rsid w:val="00F60057"/>
    <w:rsid w:val="00F60591"/>
    <w:rsid w:val="00F607CC"/>
    <w:rsid w:val="00F60934"/>
    <w:rsid w:val="00F60CC9"/>
    <w:rsid w:val="00F61010"/>
    <w:rsid w:val="00F61221"/>
    <w:rsid w:val="00F6147A"/>
    <w:rsid w:val="00F61491"/>
    <w:rsid w:val="00F616B3"/>
    <w:rsid w:val="00F61778"/>
    <w:rsid w:val="00F6180A"/>
    <w:rsid w:val="00F61A22"/>
    <w:rsid w:val="00F61CDA"/>
    <w:rsid w:val="00F62601"/>
    <w:rsid w:val="00F62748"/>
    <w:rsid w:val="00F62A07"/>
    <w:rsid w:val="00F62A3C"/>
    <w:rsid w:val="00F62BA1"/>
    <w:rsid w:val="00F62D61"/>
    <w:rsid w:val="00F62F6A"/>
    <w:rsid w:val="00F631C6"/>
    <w:rsid w:val="00F63749"/>
    <w:rsid w:val="00F638C5"/>
    <w:rsid w:val="00F63B4C"/>
    <w:rsid w:val="00F63B53"/>
    <w:rsid w:val="00F63F96"/>
    <w:rsid w:val="00F641C8"/>
    <w:rsid w:val="00F64479"/>
    <w:rsid w:val="00F64593"/>
    <w:rsid w:val="00F64695"/>
    <w:rsid w:val="00F64C82"/>
    <w:rsid w:val="00F65609"/>
    <w:rsid w:val="00F658D8"/>
    <w:rsid w:val="00F6596B"/>
    <w:rsid w:val="00F65B70"/>
    <w:rsid w:val="00F6604A"/>
    <w:rsid w:val="00F662FE"/>
    <w:rsid w:val="00F66862"/>
    <w:rsid w:val="00F66B7D"/>
    <w:rsid w:val="00F66D33"/>
    <w:rsid w:val="00F66FEB"/>
    <w:rsid w:val="00F67294"/>
    <w:rsid w:val="00F67395"/>
    <w:rsid w:val="00F677EA"/>
    <w:rsid w:val="00F6786B"/>
    <w:rsid w:val="00F70EB0"/>
    <w:rsid w:val="00F70EB6"/>
    <w:rsid w:val="00F715E7"/>
    <w:rsid w:val="00F7188F"/>
    <w:rsid w:val="00F71935"/>
    <w:rsid w:val="00F71FF7"/>
    <w:rsid w:val="00F72488"/>
    <w:rsid w:val="00F727D9"/>
    <w:rsid w:val="00F7281C"/>
    <w:rsid w:val="00F72DE5"/>
    <w:rsid w:val="00F730D4"/>
    <w:rsid w:val="00F73835"/>
    <w:rsid w:val="00F73C3A"/>
    <w:rsid w:val="00F73FDB"/>
    <w:rsid w:val="00F742C7"/>
    <w:rsid w:val="00F74304"/>
    <w:rsid w:val="00F74672"/>
    <w:rsid w:val="00F74C5E"/>
    <w:rsid w:val="00F751D9"/>
    <w:rsid w:val="00F75482"/>
    <w:rsid w:val="00F75679"/>
    <w:rsid w:val="00F756CA"/>
    <w:rsid w:val="00F75719"/>
    <w:rsid w:val="00F75742"/>
    <w:rsid w:val="00F757B6"/>
    <w:rsid w:val="00F76029"/>
    <w:rsid w:val="00F76466"/>
    <w:rsid w:val="00F764EE"/>
    <w:rsid w:val="00F76918"/>
    <w:rsid w:val="00F76967"/>
    <w:rsid w:val="00F76CAB"/>
    <w:rsid w:val="00F76F94"/>
    <w:rsid w:val="00F774B3"/>
    <w:rsid w:val="00F77551"/>
    <w:rsid w:val="00F77809"/>
    <w:rsid w:val="00F779A7"/>
    <w:rsid w:val="00F77A0B"/>
    <w:rsid w:val="00F8022B"/>
    <w:rsid w:val="00F8027A"/>
    <w:rsid w:val="00F80740"/>
    <w:rsid w:val="00F807E8"/>
    <w:rsid w:val="00F808E9"/>
    <w:rsid w:val="00F808F5"/>
    <w:rsid w:val="00F80D9D"/>
    <w:rsid w:val="00F8114D"/>
    <w:rsid w:val="00F81243"/>
    <w:rsid w:val="00F8135B"/>
    <w:rsid w:val="00F819D7"/>
    <w:rsid w:val="00F81C1B"/>
    <w:rsid w:val="00F82846"/>
    <w:rsid w:val="00F82AC5"/>
    <w:rsid w:val="00F82EDB"/>
    <w:rsid w:val="00F8331D"/>
    <w:rsid w:val="00F83551"/>
    <w:rsid w:val="00F836C7"/>
    <w:rsid w:val="00F83868"/>
    <w:rsid w:val="00F8448F"/>
    <w:rsid w:val="00F84610"/>
    <w:rsid w:val="00F84B0B"/>
    <w:rsid w:val="00F84E5C"/>
    <w:rsid w:val="00F850D7"/>
    <w:rsid w:val="00F854BB"/>
    <w:rsid w:val="00F85D32"/>
    <w:rsid w:val="00F862B6"/>
    <w:rsid w:val="00F8684B"/>
    <w:rsid w:val="00F86859"/>
    <w:rsid w:val="00F869EE"/>
    <w:rsid w:val="00F86FA5"/>
    <w:rsid w:val="00F87293"/>
    <w:rsid w:val="00F872EB"/>
    <w:rsid w:val="00F87393"/>
    <w:rsid w:val="00F875F6"/>
    <w:rsid w:val="00F87BB4"/>
    <w:rsid w:val="00F901F4"/>
    <w:rsid w:val="00F9076F"/>
    <w:rsid w:val="00F90A58"/>
    <w:rsid w:val="00F90D64"/>
    <w:rsid w:val="00F915EF"/>
    <w:rsid w:val="00F91FAA"/>
    <w:rsid w:val="00F920D2"/>
    <w:rsid w:val="00F9216A"/>
    <w:rsid w:val="00F92649"/>
    <w:rsid w:val="00F926A7"/>
    <w:rsid w:val="00F926AA"/>
    <w:rsid w:val="00F933BF"/>
    <w:rsid w:val="00F93561"/>
    <w:rsid w:val="00F9363A"/>
    <w:rsid w:val="00F936F4"/>
    <w:rsid w:val="00F93AEE"/>
    <w:rsid w:val="00F93C60"/>
    <w:rsid w:val="00F93DE6"/>
    <w:rsid w:val="00F93E42"/>
    <w:rsid w:val="00F93F90"/>
    <w:rsid w:val="00F94028"/>
    <w:rsid w:val="00F94265"/>
    <w:rsid w:val="00F94409"/>
    <w:rsid w:val="00F944C5"/>
    <w:rsid w:val="00F94772"/>
    <w:rsid w:val="00F9489F"/>
    <w:rsid w:val="00F94CE8"/>
    <w:rsid w:val="00F94EEB"/>
    <w:rsid w:val="00F94F1F"/>
    <w:rsid w:val="00F952D0"/>
    <w:rsid w:val="00F9556D"/>
    <w:rsid w:val="00F95772"/>
    <w:rsid w:val="00F958E6"/>
    <w:rsid w:val="00F958EB"/>
    <w:rsid w:val="00F959F3"/>
    <w:rsid w:val="00F95A67"/>
    <w:rsid w:val="00F95AC1"/>
    <w:rsid w:val="00F96134"/>
    <w:rsid w:val="00F96468"/>
    <w:rsid w:val="00F96719"/>
    <w:rsid w:val="00F9680F"/>
    <w:rsid w:val="00F9681D"/>
    <w:rsid w:val="00F968CF"/>
    <w:rsid w:val="00F96CED"/>
    <w:rsid w:val="00F971CC"/>
    <w:rsid w:val="00F972B5"/>
    <w:rsid w:val="00F973EE"/>
    <w:rsid w:val="00F97735"/>
    <w:rsid w:val="00F97815"/>
    <w:rsid w:val="00F97AB6"/>
    <w:rsid w:val="00F9DEC2"/>
    <w:rsid w:val="00F9F297"/>
    <w:rsid w:val="00FA0018"/>
    <w:rsid w:val="00FA02C9"/>
    <w:rsid w:val="00FA0645"/>
    <w:rsid w:val="00FA086C"/>
    <w:rsid w:val="00FA09F3"/>
    <w:rsid w:val="00FA10BC"/>
    <w:rsid w:val="00FA14F0"/>
    <w:rsid w:val="00FA167D"/>
    <w:rsid w:val="00FA1837"/>
    <w:rsid w:val="00FA1A86"/>
    <w:rsid w:val="00FA1AB1"/>
    <w:rsid w:val="00FA2296"/>
    <w:rsid w:val="00FA2751"/>
    <w:rsid w:val="00FA27FC"/>
    <w:rsid w:val="00FA2B5A"/>
    <w:rsid w:val="00FA2E06"/>
    <w:rsid w:val="00FA30D8"/>
    <w:rsid w:val="00FA33F1"/>
    <w:rsid w:val="00FA353E"/>
    <w:rsid w:val="00FA3590"/>
    <w:rsid w:val="00FA3FE4"/>
    <w:rsid w:val="00FA4228"/>
    <w:rsid w:val="00FA4364"/>
    <w:rsid w:val="00FA4589"/>
    <w:rsid w:val="00FA490B"/>
    <w:rsid w:val="00FA4C8F"/>
    <w:rsid w:val="00FA4CD9"/>
    <w:rsid w:val="00FA4FA5"/>
    <w:rsid w:val="00FA5029"/>
    <w:rsid w:val="00FA5685"/>
    <w:rsid w:val="00FA56CF"/>
    <w:rsid w:val="00FA595B"/>
    <w:rsid w:val="00FA5AE0"/>
    <w:rsid w:val="00FA5F32"/>
    <w:rsid w:val="00FA6DB8"/>
    <w:rsid w:val="00FA6DDB"/>
    <w:rsid w:val="00FA7043"/>
    <w:rsid w:val="00FA776F"/>
    <w:rsid w:val="00FA79CA"/>
    <w:rsid w:val="00FA7A8A"/>
    <w:rsid w:val="00FB0335"/>
    <w:rsid w:val="00FB094F"/>
    <w:rsid w:val="00FB0BE7"/>
    <w:rsid w:val="00FB0FBF"/>
    <w:rsid w:val="00FB111E"/>
    <w:rsid w:val="00FB11C9"/>
    <w:rsid w:val="00FB15F0"/>
    <w:rsid w:val="00FB174F"/>
    <w:rsid w:val="00FB178D"/>
    <w:rsid w:val="00FB1B1E"/>
    <w:rsid w:val="00FB211D"/>
    <w:rsid w:val="00FB22EA"/>
    <w:rsid w:val="00FB2983"/>
    <w:rsid w:val="00FB2AFB"/>
    <w:rsid w:val="00FB2BC9"/>
    <w:rsid w:val="00FB2D99"/>
    <w:rsid w:val="00FB398F"/>
    <w:rsid w:val="00FB3A9B"/>
    <w:rsid w:val="00FB3C9C"/>
    <w:rsid w:val="00FB3D44"/>
    <w:rsid w:val="00FB3D50"/>
    <w:rsid w:val="00FB4011"/>
    <w:rsid w:val="00FB4D75"/>
    <w:rsid w:val="00FB555A"/>
    <w:rsid w:val="00FB5790"/>
    <w:rsid w:val="00FB597E"/>
    <w:rsid w:val="00FB5ADD"/>
    <w:rsid w:val="00FB5BCB"/>
    <w:rsid w:val="00FB5D03"/>
    <w:rsid w:val="00FB5E1A"/>
    <w:rsid w:val="00FB5E6D"/>
    <w:rsid w:val="00FB5E78"/>
    <w:rsid w:val="00FB5F8A"/>
    <w:rsid w:val="00FB6AAC"/>
    <w:rsid w:val="00FB6B6D"/>
    <w:rsid w:val="00FB6B92"/>
    <w:rsid w:val="00FB72ED"/>
    <w:rsid w:val="00FB7528"/>
    <w:rsid w:val="00FB7996"/>
    <w:rsid w:val="00FB7C1A"/>
    <w:rsid w:val="00FB7DB8"/>
    <w:rsid w:val="00FC015F"/>
    <w:rsid w:val="00FC019A"/>
    <w:rsid w:val="00FC040F"/>
    <w:rsid w:val="00FC0847"/>
    <w:rsid w:val="00FC08E7"/>
    <w:rsid w:val="00FC0AC7"/>
    <w:rsid w:val="00FC0C0A"/>
    <w:rsid w:val="00FC11E8"/>
    <w:rsid w:val="00FC1294"/>
    <w:rsid w:val="00FC12A2"/>
    <w:rsid w:val="00FC19DC"/>
    <w:rsid w:val="00FC1B2D"/>
    <w:rsid w:val="00FC1DF4"/>
    <w:rsid w:val="00FC24D4"/>
    <w:rsid w:val="00FC2784"/>
    <w:rsid w:val="00FC28F0"/>
    <w:rsid w:val="00FC2C6C"/>
    <w:rsid w:val="00FC2CAF"/>
    <w:rsid w:val="00FC2D0A"/>
    <w:rsid w:val="00FC3036"/>
    <w:rsid w:val="00FC30F4"/>
    <w:rsid w:val="00FC3734"/>
    <w:rsid w:val="00FC3AD6"/>
    <w:rsid w:val="00FC3C10"/>
    <w:rsid w:val="00FC3C56"/>
    <w:rsid w:val="00FC3CF0"/>
    <w:rsid w:val="00FC3FC1"/>
    <w:rsid w:val="00FC46DE"/>
    <w:rsid w:val="00FC475B"/>
    <w:rsid w:val="00FC49BA"/>
    <w:rsid w:val="00FC4E10"/>
    <w:rsid w:val="00FC511B"/>
    <w:rsid w:val="00FC51BE"/>
    <w:rsid w:val="00FC5431"/>
    <w:rsid w:val="00FC5A07"/>
    <w:rsid w:val="00FC5E75"/>
    <w:rsid w:val="00FC5F56"/>
    <w:rsid w:val="00FC61BF"/>
    <w:rsid w:val="00FC6392"/>
    <w:rsid w:val="00FC639E"/>
    <w:rsid w:val="00FC6482"/>
    <w:rsid w:val="00FC6DD3"/>
    <w:rsid w:val="00FC7440"/>
    <w:rsid w:val="00FC76E2"/>
    <w:rsid w:val="00FC76F0"/>
    <w:rsid w:val="00FC7C70"/>
    <w:rsid w:val="00FC7D20"/>
    <w:rsid w:val="00FC7FBA"/>
    <w:rsid w:val="00FD01D0"/>
    <w:rsid w:val="00FD069C"/>
    <w:rsid w:val="00FD07C0"/>
    <w:rsid w:val="00FD0843"/>
    <w:rsid w:val="00FD0DE1"/>
    <w:rsid w:val="00FD1226"/>
    <w:rsid w:val="00FD15B1"/>
    <w:rsid w:val="00FD1742"/>
    <w:rsid w:val="00FD1982"/>
    <w:rsid w:val="00FD199D"/>
    <w:rsid w:val="00FD1D75"/>
    <w:rsid w:val="00FD1E15"/>
    <w:rsid w:val="00FD2040"/>
    <w:rsid w:val="00FD2085"/>
    <w:rsid w:val="00FD2464"/>
    <w:rsid w:val="00FD2A83"/>
    <w:rsid w:val="00FD2DCE"/>
    <w:rsid w:val="00FD30F9"/>
    <w:rsid w:val="00FD34D7"/>
    <w:rsid w:val="00FD3647"/>
    <w:rsid w:val="00FD3C64"/>
    <w:rsid w:val="00FD3CC3"/>
    <w:rsid w:val="00FD3EB8"/>
    <w:rsid w:val="00FD44C6"/>
    <w:rsid w:val="00FD4FE8"/>
    <w:rsid w:val="00FD50F3"/>
    <w:rsid w:val="00FD5168"/>
    <w:rsid w:val="00FD520E"/>
    <w:rsid w:val="00FD5817"/>
    <w:rsid w:val="00FD5A4E"/>
    <w:rsid w:val="00FD5D55"/>
    <w:rsid w:val="00FD658F"/>
    <w:rsid w:val="00FD66BD"/>
    <w:rsid w:val="00FD6A50"/>
    <w:rsid w:val="00FD6BD4"/>
    <w:rsid w:val="00FD6C3F"/>
    <w:rsid w:val="00FD708E"/>
    <w:rsid w:val="00FD77A0"/>
    <w:rsid w:val="00FD7AAA"/>
    <w:rsid w:val="00FD7D3E"/>
    <w:rsid w:val="00FD7DDD"/>
    <w:rsid w:val="00FD7DEB"/>
    <w:rsid w:val="00FD84C3"/>
    <w:rsid w:val="00FE0526"/>
    <w:rsid w:val="00FE11FB"/>
    <w:rsid w:val="00FE1249"/>
    <w:rsid w:val="00FE148D"/>
    <w:rsid w:val="00FE1808"/>
    <w:rsid w:val="00FE1988"/>
    <w:rsid w:val="00FE1996"/>
    <w:rsid w:val="00FE19A6"/>
    <w:rsid w:val="00FE1D07"/>
    <w:rsid w:val="00FE1DE2"/>
    <w:rsid w:val="00FE2307"/>
    <w:rsid w:val="00FE23A1"/>
    <w:rsid w:val="00FE23B4"/>
    <w:rsid w:val="00FE2664"/>
    <w:rsid w:val="00FE280A"/>
    <w:rsid w:val="00FE2D40"/>
    <w:rsid w:val="00FE41D7"/>
    <w:rsid w:val="00FE4AC3"/>
    <w:rsid w:val="00FE4B82"/>
    <w:rsid w:val="00FE5213"/>
    <w:rsid w:val="00FE5244"/>
    <w:rsid w:val="00FE5726"/>
    <w:rsid w:val="00FE58D8"/>
    <w:rsid w:val="00FE5F62"/>
    <w:rsid w:val="00FE6398"/>
    <w:rsid w:val="00FE6790"/>
    <w:rsid w:val="00FE6BFC"/>
    <w:rsid w:val="00FE6F86"/>
    <w:rsid w:val="00FE7435"/>
    <w:rsid w:val="00FE77D5"/>
    <w:rsid w:val="00FE79C5"/>
    <w:rsid w:val="00FE7B40"/>
    <w:rsid w:val="00FE7CCC"/>
    <w:rsid w:val="00FE7F90"/>
    <w:rsid w:val="00FF0023"/>
    <w:rsid w:val="00FF0073"/>
    <w:rsid w:val="00FF05A1"/>
    <w:rsid w:val="00FF08C8"/>
    <w:rsid w:val="00FF090F"/>
    <w:rsid w:val="00FF1099"/>
    <w:rsid w:val="00FF10C5"/>
    <w:rsid w:val="00FF135A"/>
    <w:rsid w:val="00FF14BC"/>
    <w:rsid w:val="00FF14BE"/>
    <w:rsid w:val="00FF1707"/>
    <w:rsid w:val="00FF1867"/>
    <w:rsid w:val="00FF192B"/>
    <w:rsid w:val="00FF29EB"/>
    <w:rsid w:val="00FF2B0A"/>
    <w:rsid w:val="00FF2BB3"/>
    <w:rsid w:val="00FF2DA5"/>
    <w:rsid w:val="00FF2E4F"/>
    <w:rsid w:val="00FF2E6D"/>
    <w:rsid w:val="00FF2EE2"/>
    <w:rsid w:val="00FF2FAE"/>
    <w:rsid w:val="00FF32A2"/>
    <w:rsid w:val="00FF34CB"/>
    <w:rsid w:val="00FF3802"/>
    <w:rsid w:val="00FF3AAF"/>
    <w:rsid w:val="00FF41AF"/>
    <w:rsid w:val="00FF483F"/>
    <w:rsid w:val="00FF4B7F"/>
    <w:rsid w:val="00FF4C17"/>
    <w:rsid w:val="00FF4DA8"/>
    <w:rsid w:val="00FF4DF8"/>
    <w:rsid w:val="00FF5187"/>
    <w:rsid w:val="00FF526A"/>
    <w:rsid w:val="00FF538F"/>
    <w:rsid w:val="00FF5BA9"/>
    <w:rsid w:val="00FF6187"/>
    <w:rsid w:val="00FF6271"/>
    <w:rsid w:val="00FF62F6"/>
    <w:rsid w:val="00FF65A9"/>
    <w:rsid w:val="00FF666E"/>
    <w:rsid w:val="00FF685B"/>
    <w:rsid w:val="00FF6876"/>
    <w:rsid w:val="00FF69A2"/>
    <w:rsid w:val="00FF6FE1"/>
    <w:rsid w:val="00FF7350"/>
    <w:rsid w:val="00FF7698"/>
    <w:rsid w:val="00FF7842"/>
    <w:rsid w:val="00FF7D63"/>
    <w:rsid w:val="00FF7DA6"/>
    <w:rsid w:val="00FF7DBC"/>
    <w:rsid w:val="00FF7FF5"/>
    <w:rsid w:val="01003AC1"/>
    <w:rsid w:val="0101A71A"/>
    <w:rsid w:val="010206F4"/>
    <w:rsid w:val="01075AA9"/>
    <w:rsid w:val="010B5C12"/>
    <w:rsid w:val="010FD704"/>
    <w:rsid w:val="011077BA"/>
    <w:rsid w:val="01143DEA"/>
    <w:rsid w:val="01189C2F"/>
    <w:rsid w:val="01193175"/>
    <w:rsid w:val="01237DEA"/>
    <w:rsid w:val="0124295B"/>
    <w:rsid w:val="0124DAD3"/>
    <w:rsid w:val="012540C7"/>
    <w:rsid w:val="01280DC7"/>
    <w:rsid w:val="012C945E"/>
    <w:rsid w:val="012D023A"/>
    <w:rsid w:val="012D0C38"/>
    <w:rsid w:val="012F5ADB"/>
    <w:rsid w:val="012F9BEE"/>
    <w:rsid w:val="0132316C"/>
    <w:rsid w:val="0138EA07"/>
    <w:rsid w:val="01424375"/>
    <w:rsid w:val="01427704"/>
    <w:rsid w:val="0145962D"/>
    <w:rsid w:val="01459957"/>
    <w:rsid w:val="01486471"/>
    <w:rsid w:val="0148E3A0"/>
    <w:rsid w:val="01496560"/>
    <w:rsid w:val="014D9FEF"/>
    <w:rsid w:val="01508642"/>
    <w:rsid w:val="01540561"/>
    <w:rsid w:val="0157C2F7"/>
    <w:rsid w:val="0158725D"/>
    <w:rsid w:val="01596887"/>
    <w:rsid w:val="015E026B"/>
    <w:rsid w:val="016150F8"/>
    <w:rsid w:val="016344D3"/>
    <w:rsid w:val="0166451F"/>
    <w:rsid w:val="01748B53"/>
    <w:rsid w:val="0174A353"/>
    <w:rsid w:val="017A3414"/>
    <w:rsid w:val="018098BD"/>
    <w:rsid w:val="0186D46B"/>
    <w:rsid w:val="018AB8F9"/>
    <w:rsid w:val="018AEAA8"/>
    <w:rsid w:val="018B3D0D"/>
    <w:rsid w:val="018D56F9"/>
    <w:rsid w:val="01914B2C"/>
    <w:rsid w:val="0191E463"/>
    <w:rsid w:val="01921E9F"/>
    <w:rsid w:val="019A50E3"/>
    <w:rsid w:val="019BA756"/>
    <w:rsid w:val="019C07C7"/>
    <w:rsid w:val="019EF48B"/>
    <w:rsid w:val="019F19D7"/>
    <w:rsid w:val="01A28B9D"/>
    <w:rsid w:val="01A3FCE6"/>
    <w:rsid w:val="01AA6C31"/>
    <w:rsid w:val="01ABDF97"/>
    <w:rsid w:val="01B03370"/>
    <w:rsid w:val="01B2BDC4"/>
    <w:rsid w:val="01B3B46C"/>
    <w:rsid w:val="01B3EFE5"/>
    <w:rsid w:val="01B85ADC"/>
    <w:rsid w:val="01B8BAC7"/>
    <w:rsid w:val="01BDED01"/>
    <w:rsid w:val="01BE7B0A"/>
    <w:rsid w:val="01C072AE"/>
    <w:rsid w:val="01C26E53"/>
    <w:rsid w:val="01C595A8"/>
    <w:rsid w:val="01C7DB08"/>
    <w:rsid w:val="01C8472A"/>
    <w:rsid w:val="01CEF850"/>
    <w:rsid w:val="01CF476E"/>
    <w:rsid w:val="01D642CB"/>
    <w:rsid w:val="01DE3CE2"/>
    <w:rsid w:val="01DF0437"/>
    <w:rsid w:val="01E198CF"/>
    <w:rsid w:val="01E28E3F"/>
    <w:rsid w:val="01E76CD2"/>
    <w:rsid w:val="01E96CB6"/>
    <w:rsid w:val="01EE0134"/>
    <w:rsid w:val="01F08FCD"/>
    <w:rsid w:val="01F10A66"/>
    <w:rsid w:val="01F20B98"/>
    <w:rsid w:val="01F320DF"/>
    <w:rsid w:val="01F7CD3A"/>
    <w:rsid w:val="01FE1B19"/>
    <w:rsid w:val="0201C10D"/>
    <w:rsid w:val="0204597C"/>
    <w:rsid w:val="0205F35D"/>
    <w:rsid w:val="0208A96E"/>
    <w:rsid w:val="02091B1E"/>
    <w:rsid w:val="020AD9B9"/>
    <w:rsid w:val="020B7AB7"/>
    <w:rsid w:val="020D696F"/>
    <w:rsid w:val="021351FF"/>
    <w:rsid w:val="0216CEC3"/>
    <w:rsid w:val="02174434"/>
    <w:rsid w:val="02183971"/>
    <w:rsid w:val="021E5652"/>
    <w:rsid w:val="02213B00"/>
    <w:rsid w:val="022519D3"/>
    <w:rsid w:val="022884BE"/>
    <w:rsid w:val="022A59CC"/>
    <w:rsid w:val="022A7162"/>
    <w:rsid w:val="022B1B12"/>
    <w:rsid w:val="0232CFC2"/>
    <w:rsid w:val="0235FA7E"/>
    <w:rsid w:val="0236A84B"/>
    <w:rsid w:val="023D7CC8"/>
    <w:rsid w:val="02435D19"/>
    <w:rsid w:val="02437926"/>
    <w:rsid w:val="0243F86A"/>
    <w:rsid w:val="024C2F5B"/>
    <w:rsid w:val="024D1AD6"/>
    <w:rsid w:val="02506417"/>
    <w:rsid w:val="02507E78"/>
    <w:rsid w:val="025446EA"/>
    <w:rsid w:val="0266A086"/>
    <w:rsid w:val="0269CC6F"/>
    <w:rsid w:val="026A9A6A"/>
    <w:rsid w:val="026CAAE2"/>
    <w:rsid w:val="0276596D"/>
    <w:rsid w:val="027787F8"/>
    <w:rsid w:val="027997CF"/>
    <w:rsid w:val="027BBD19"/>
    <w:rsid w:val="027E7F1A"/>
    <w:rsid w:val="02818DD9"/>
    <w:rsid w:val="02827605"/>
    <w:rsid w:val="02866F6B"/>
    <w:rsid w:val="02874125"/>
    <w:rsid w:val="028BC179"/>
    <w:rsid w:val="028D29BC"/>
    <w:rsid w:val="0292EFA7"/>
    <w:rsid w:val="029BB803"/>
    <w:rsid w:val="029DD755"/>
    <w:rsid w:val="029FAB40"/>
    <w:rsid w:val="02A7421D"/>
    <w:rsid w:val="02A9557D"/>
    <w:rsid w:val="02AF5DDF"/>
    <w:rsid w:val="02B2A21B"/>
    <w:rsid w:val="02B708BE"/>
    <w:rsid w:val="02B75357"/>
    <w:rsid w:val="02BA634E"/>
    <w:rsid w:val="02BEE1FC"/>
    <w:rsid w:val="02C0CA57"/>
    <w:rsid w:val="02C32BBC"/>
    <w:rsid w:val="02C94893"/>
    <w:rsid w:val="02CE2DD1"/>
    <w:rsid w:val="02D0D137"/>
    <w:rsid w:val="02D34628"/>
    <w:rsid w:val="02E22610"/>
    <w:rsid w:val="02E71EDF"/>
    <w:rsid w:val="02E7292F"/>
    <w:rsid w:val="02E7A447"/>
    <w:rsid w:val="02ED4EF4"/>
    <w:rsid w:val="02EED091"/>
    <w:rsid w:val="02F2A75A"/>
    <w:rsid w:val="02F2E7AA"/>
    <w:rsid w:val="02F45706"/>
    <w:rsid w:val="02F6D7D5"/>
    <w:rsid w:val="02F7CEC9"/>
    <w:rsid w:val="02FA213C"/>
    <w:rsid w:val="0301EEA5"/>
    <w:rsid w:val="030699B5"/>
    <w:rsid w:val="03070436"/>
    <w:rsid w:val="0307D9BA"/>
    <w:rsid w:val="030BAD46"/>
    <w:rsid w:val="030F03CF"/>
    <w:rsid w:val="030F5D52"/>
    <w:rsid w:val="0315B4B0"/>
    <w:rsid w:val="03198A8A"/>
    <w:rsid w:val="0319A9F9"/>
    <w:rsid w:val="031AFB35"/>
    <w:rsid w:val="031AFBDD"/>
    <w:rsid w:val="031CADB4"/>
    <w:rsid w:val="031DD072"/>
    <w:rsid w:val="0320B911"/>
    <w:rsid w:val="032472B7"/>
    <w:rsid w:val="03259A24"/>
    <w:rsid w:val="0325F78B"/>
    <w:rsid w:val="032665E8"/>
    <w:rsid w:val="0326AD6F"/>
    <w:rsid w:val="03272189"/>
    <w:rsid w:val="0328133F"/>
    <w:rsid w:val="032B5BA0"/>
    <w:rsid w:val="032B68DB"/>
    <w:rsid w:val="032BBAFC"/>
    <w:rsid w:val="032BCAB7"/>
    <w:rsid w:val="032CDEAA"/>
    <w:rsid w:val="032D494D"/>
    <w:rsid w:val="0331433A"/>
    <w:rsid w:val="033575B1"/>
    <w:rsid w:val="03378237"/>
    <w:rsid w:val="033B340D"/>
    <w:rsid w:val="033B416E"/>
    <w:rsid w:val="033BCCED"/>
    <w:rsid w:val="03408397"/>
    <w:rsid w:val="03417E18"/>
    <w:rsid w:val="034237D7"/>
    <w:rsid w:val="03441A70"/>
    <w:rsid w:val="034696D9"/>
    <w:rsid w:val="0348E246"/>
    <w:rsid w:val="0349F836"/>
    <w:rsid w:val="034F1C49"/>
    <w:rsid w:val="03529C8F"/>
    <w:rsid w:val="0352F682"/>
    <w:rsid w:val="035742A1"/>
    <w:rsid w:val="035B1400"/>
    <w:rsid w:val="035BE2B9"/>
    <w:rsid w:val="035F2FE5"/>
    <w:rsid w:val="03610FF3"/>
    <w:rsid w:val="0364DE79"/>
    <w:rsid w:val="0368398D"/>
    <w:rsid w:val="0368A5F9"/>
    <w:rsid w:val="036FFC0E"/>
    <w:rsid w:val="03708DD5"/>
    <w:rsid w:val="0370EB83"/>
    <w:rsid w:val="03716F5D"/>
    <w:rsid w:val="03716FBF"/>
    <w:rsid w:val="0376700B"/>
    <w:rsid w:val="0376F9EE"/>
    <w:rsid w:val="03838E33"/>
    <w:rsid w:val="0386CE42"/>
    <w:rsid w:val="038A66BC"/>
    <w:rsid w:val="0392112E"/>
    <w:rsid w:val="039616C2"/>
    <w:rsid w:val="03965FA5"/>
    <w:rsid w:val="03978449"/>
    <w:rsid w:val="0399369B"/>
    <w:rsid w:val="039E1E92"/>
    <w:rsid w:val="039F2059"/>
    <w:rsid w:val="03A0E42A"/>
    <w:rsid w:val="03A4A9D6"/>
    <w:rsid w:val="03B24773"/>
    <w:rsid w:val="03B5F732"/>
    <w:rsid w:val="03B939FA"/>
    <w:rsid w:val="03BC009E"/>
    <w:rsid w:val="03BFD949"/>
    <w:rsid w:val="03C5ECDD"/>
    <w:rsid w:val="03C60B4B"/>
    <w:rsid w:val="03C7EC9F"/>
    <w:rsid w:val="03C8DD79"/>
    <w:rsid w:val="03C911F0"/>
    <w:rsid w:val="03CEF745"/>
    <w:rsid w:val="03D6B251"/>
    <w:rsid w:val="03DC7E94"/>
    <w:rsid w:val="03DE37FC"/>
    <w:rsid w:val="03E37AB5"/>
    <w:rsid w:val="03E64B1F"/>
    <w:rsid w:val="03EB8000"/>
    <w:rsid w:val="03ECE662"/>
    <w:rsid w:val="03EDB8D1"/>
    <w:rsid w:val="03F071E0"/>
    <w:rsid w:val="03F42E30"/>
    <w:rsid w:val="03F455D2"/>
    <w:rsid w:val="03F6C9C8"/>
    <w:rsid w:val="03FB03FB"/>
    <w:rsid w:val="0401510A"/>
    <w:rsid w:val="040232C0"/>
    <w:rsid w:val="04054960"/>
    <w:rsid w:val="04087F71"/>
    <w:rsid w:val="040944DB"/>
    <w:rsid w:val="040A7F64"/>
    <w:rsid w:val="040D52B7"/>
    <w:rsid w:val="040FB41D"/>
    <w:rsid w:val="0417B84C"/>
    <w:rsid w:val="0419ED9F"/>
    <w:rsid w:val="041C07C8"/>
    <w:rsid w:val="041C7439"/>
    <w:rsid w:val="041EEBC2"/>
    <w:rsid w:val="041F269B"/>
    <w:rsid w:val="04204693"/>
    <w:rsid w:val="04218957"/>
    <w:rsid w:val="04285549"/>
    <w:rsid w:val="042B6141"/>
    <w:rsid w:val="042B8D54"/>
    <w:rsid w:val="042BB4D0"/>
    <w:rsid w:val="042E587B"/>
    <w:rsid w:val="043103EC"/>
    <w:rsid w:val="04331B8A"/>
    <w:rsid w:val="043A4555"/>
    <w:rsid w:val="043A6143"/>
    <w:rsid w:val="043CE6F6"/>
    <w:rsid w:val="043F03AB"/>
    <w:rsid w:val="04409557"/>
    <w:rsid w:val="04411EDE"/>
    <w:rsid w:val="0442B22F"/>
    <w:rsid w:val="044ACB18"/>
    <w:rsid w:val="045501F4"/>
    <w:rsid w:val="0455A7F4"/>
    <w:rsid w:val="0459B073"/>
    <w:rsid w:val="045CA072"/>
    <w:rsid w:val="045F3580"/>
    <w:rsid w:val="046102DC"/>
    <w:rsid w:val="04611D20"/>
    <w:rsid w:val="0461E5B7"/>
    <w:rsid w:val="04695B42"/>
    <w:rsid w:val="04717ED7"/>
    <w:rsid w:val="04737C5C"/>
    <w:rsid w:val="0473F3C8"/>
    <w:rsid w:val="047C40C5"/>
    <w:rsid w:val="0489D425"/>
    <w:rsid w:val="048BB32C"/>
    <w:rsid w:val="048CD513"/>
    <w:rsid w:val="0495F19D"/>
    <w:rsid w:val="04978E24"/>
    <w:rsid w:val="049A55FE"/>
    <w:rsid w:val="04A31CF1"/>
    <w:rsid w:val="04A59CF6"/>
    <w:rsid w:val="04A74915"/>
    <w:rsid w:val="04AA4E5B"/>
    <w:rsid w:val="04ADCD12"/>
    <w:rsid w:val="04AF70C3"/>
    <w:rsid w:val="04B254F2"/>
    <w:rsid w:val="04B628C8"/>
    <w:rsid w:val="04B65B99"/>
    <w:rsid w:val="04B7547C"/>
    <w:rsid w:val="04BAC8E6"/>
    <w:rsid w:val="04BC0A0B"/>
    <w:rsid w:val="04BC8745"/>
    <w:rsid w:val="04BDD8E5"/>
    <w:rsid w:val="04BE2476"/>
    <w:rsid w:val="04C19990"/>
    <w:rsid w:val="04C76556"/>
    <w:rsid w:val="04CC305A"/>
    <w:rsid w:val="04CDAE7B"/>
    <w:rsid w:val="04D12265"/>
    <w:rsid w:val="04D22D9B"/>
    <w:rsid w:val="04D9DFBF"/>
    <w:rsid w:val="04DADBA9"/>
    <w:rsid w:val="04E1501B"/>
    <w:rsid w:val="04E5BC9B"/>
    <w:rsid w:val="04E9D28C"/>
    <w:rsid w:val="04EC9BD4"/>
    <w:rsid w:val="04ED16EC"/>
    <w:rsid w:val="04EDA8C2"/>
    <w:rsid w:val="04F0F5ED"/>
    <w:rsid w:val="04F13C79"/>
    <w:rsid w:val="04FBE16D"/>
    <w:rsid w:val="0515D75F"/>
    <w:rsid w:val="051726E8"/>
    <w:rsid w:val="051BFD04"/>
    <w:rsid w:val="051C5EDD"/>
    <w:rsid w:val="051D419B"/>
    <w:rsid w:val="05212CCD"/>
    <w:rsid w:val="0523C278"/>
    <w:rsid w:val="0526BA2E"/>
    <w:rsid w:val="0526D8B9"/>
    <w:rsid w:val="05288D04"/>
    <w:rsid w:val="052AD26E"/>
    <w:rsid w:val="052CE045"/>
    <w:rsid w:val="05308DD6"/>
    <w:rsid w:val="0531A203"/>
    <w:rsid w:val="053E503E"/>
    <w:rsid w:val="0540767A"/>
    <w:rsid w:val="05414B8B"/>
    <w:rsid w:val="05417E5C"/>
    <w:rsid w:val="0546A437"/>
    <w:rsid w:val="05483C93"/>
    <w:rsid w:val="0548D36F"/>
    <w:rsid w:val="054ABB20"/>
    <w:rsid w:val="05509786"/>
    <w:rsid w:val="0551F2C7"/>
    <w:rsid w:val="0552F4EE"/>
    <w:rsid w:val="05568EE1"/>
    <w:rsid w:val="055BE280"/>
    <w:rsid w:val="05609ABB"/>
    <w:rsid w:val="05631643"/>
    <w:rsid w:val="0565867C"/>
    <w:rsid w:val="0568E07B"/>
    <w:rsid w:val="056E006F"/>
    <w:rsid w:val="0571647E"/>
    <w:rsid w:val="05739CDF"/>
    <w:rsid w:val="0575C8E5"/>
    <w:rsid w:val="05781D1F"/>
    <w:rsid w:val="057A34A2"/>
    <w:rsid w:val="057C238B"/>
    <w:rsid w:val="057CDCF9"/>
    <w:rsid w:val="057D1577"/>
    <w:rsid w:val="05808F56"/>
    <w:rsid w:val="05819DAE"/>
    <w:rsid w:val="058304F7"/>
    <w:rsid w:val="0583D51C"/>
    <w:rsid w:val="0584C46F"/>
    <w:rsid w:val="05862E1C"/>
    <w:rsid w:val="05862F69"/>
    <w:rsid w:val="0587A680"/>
    <w:rsid w:val="058A0143"/>
    <w:rsid w:val="058A0F64"/>
    <w:rsid w:val="058C415D"/>
    <w:rsid w:val="058F5F57"/>
    <w:rsid w:val="05911116"/>
    <w:rsid w:val="059359F8"/>
    <w:rsid w:val="0594E1DE"/>
    <w:rsid w:val="0597DE6C"/>
    <w:rsid w:val="0598B221"/>
    <w:rsid w:val="059AFCC1"/>
    <w:rsid w:val="05A274A5"/>
    <w:rsid w:val="05A35CDB"/>
    <w:rsid w:val="05A5FD6E"/>
    <w:rsid w:val="05AA75E1"/>
    <w:rsid w:val="05AB4369"/>
    <w:rsid w:val="05AEAB90"/>
    <w:rsid w:val="05AF286F"/>
    <w:rsid w:val="05B037CD"/>
    <w:rsid w:val="05B10E43"/>
    <w:rsid w:val="05B433F5"/>
    <w:rsid w:val="05BB8D2A"/>
    <w:rsid w:val="05BDA0BF"/>
    <w:rsid w:val="05C46F16"/>
    <w:rsid w:val="05C7693B"/>
    <w:rsid w:val="05C92E7E"/>
    <w:rsid w:val="05D34CB9"/>
    <w:rsid w:val="05D721E7"/>
    <w:rsid w:val="05D7DBEC"/>
    <w:rsid w:val="05DA9219"/>
    <w:rsid w:val="05DFB94D"/>
    <w:rsid w:val="05E878BF"/>
    <w:rsid w:val="05F38588"/>
    <w:rsid w:val="05F62E34"/>
    <w:rsid w:val="05FE19B0"/>
    <w:rsid w:val="06007433"/>
    <w:rsid w:val="0616C99B"/>
    <w:rsid w:val="061B167F"/>
    <w:rsid w:val="061B493D"/>
    <w:rsid w:val="061D525B"/>
    <w:rsid w:val="061D738E"/>
    <w:rsid w:val="061E90AD"/>
    <w:rsid w:val="06202848"/>
    <w:rsid w:val="0623B662"/>
    <w:rsid w:val="06252F6E"/>
    <w:rsid w:val="062ACFD3"/>
    <w:rsid w:val="062AD339"/>
    <w:rsid w:val="062DA2BD"/>
    <w:rsid w:val="063433A8"/>
    <w:rsid w:val="06369658"/>
    <w:rsid w:val="0638800B"/>
    <w:rsid w:val="063AAA94"/>
    <w:rsid w:val="063D03DF"/>
    <w:rsid w:val="063D5FB0"/>
    <w:rsid w:val="063F4EA8"/>
    <w:rsid w:val="063FB984"/>
    <w:rsid w:val="06405508"/>
    <w:rsid w:val="0641DCE3"/>
    <w:rsid w:val="064206D3"/>
    <w:rsid w:val="06430450"/>
    <w:rsid w:val="06466826"/>
    <w:rsid w:val="0649FE8C"/>
    <w:rsid w:val="064B8FD8"/>
    <w:rsid w:val="0653C34B"/>
    <w:rsid w:val="06540C38"/>
    <w:rsid w:val="06547E47"/>
    <w:rsid w:val="06621E3B"/>
    <w:rsid w:val="06626AB2"/>
    <w:rsid w:val="06638735"/>
    <w:rsid w:val="0668E9DC"/>
    <w:rsid w:val="0669BE8A"/>
    <w:rsid w:val="066AECD1"/>
    <w:rsid w:val="066CDC5B"/>
    <w:rsid w:val="06726897"/>
    <w:rsid w:val="067A8B5D"/>
    <w:rsid w:val="0684CE28"/>
    <w:rsid w:val="068BC103"/>
    <w:rsid w:val="069257C4"/>
    <w:rsid w:val="06926381"/>
    <w:rsid w:val="06946A71"/>
    <w:rsid w:val="06979573"/>
    <w:rsid w:val="06995453"/>
    <w:rsid w:val="0699E22F"/>
    <w:rsid w:val="06A2D40F"/>
    <w:rsid w:val="06A5A022"/>
    <w:rsid w:val="06AA281E"/>
    <w:rsid w:val="06AAC195"/>
    <w:rsid w:val="06ACDE33"/>
    <w:rsid w:val="06B46840"/>
    <w:rsid w:val="06B686CB"/>
    <w:rsid w:val="06BD5D5F"/>
    <w:rsid w:val="06BEC6B4"/>
    <w:rsid w:val="06C10BA2"/>
    <w:rsid w:val="06C19E57"/>
    <w:rsid w:val="06C1D7C3"/>
    <w:rsid w:val="06C99652"/>
    <w:rsid w:val="06C9F720"/>
    <w:rsid w:val="06CC4F05"/>
    <w:rsid w:val="06CDE3D4"/>
    <w:rsid w:val="06CDEA1C"/>
    <w:rsid w:val="06D2349D"/>
    <w:rsid w:val="06D2D0C3"/>
    <w:rsid w:val="06D406B2"/>
    <w:rsid w:val="06D62B21"/>
    <w:rsid w:val="06D9CF58"/>
    <w:rsid w:val="06DD96EB"/>
    <w:rsid w:val="06E16287"/>
    <w:rsid w:val="06E26581"/>
    <w:rsid w:val="06E64E25"/>
    <w:rsid w:val="06E661FD"/>
    <w:rsid w:val="06E87A79"/>
    <w:rsid w:val="06E9F21D"/>
    <w:rsid w:val="06EAA261"/>
    <w:rsid w:val="06EAFF87"/>
    <w:rsid w:val="06EDBF4B"/>
    <w:rsid w:val="06F21349"/>
    <w:rsid w:val="06F2C217"/>
    <w:rsid w:val="06F35091"/>
    <w:rsid w:val="06F58F06"/>
    <w:rsid w:val="06FA1901"/>
    <w:rsid w:val="06FF1953"/>
    <w:rsid w:val="07052ED8"/>
    <w:rsid w:val="070602F0"/>
    <w:rsid w:val="0709F450"/>
    <w:rsid w:val="070BF772"/>
    <w:rsid w:val="070D3E5E"/>
    <w:rsid w:val="071012DD"/>
    <w:rsid w:val="07109312"/>
    <w:rsid w:val="07121863"/>
    <w:rsid w:val="0717E14A"/>
    <w:rsid w:val="07182091"/>
    <w:rsid w:val="071DAFEE"/>
    <w:rsid w:val="071E3DFB"/>
    <w:rsid w:val="0720FEFF"/>
    <w:rsid w:val="0727EA1D"/>
    <w:rsid w:val="07344E31"/>
    <w:rsid w:val="07350630"/>
    <w:rsid w:val="073903B6"/>
    <w:rsid w:val="073BD34A"/>
    <w:rsid w:val="073C58B4"/>
    <w:rsid w:val="0740BE26"/>
    <w:rsid w:val="0740DCA4"/>
    <w:rsid w:val="0740DD39"/>
    <w:rsid w:val="07412485"/>
    <w:rsid w:val="0741E721"/>
    <w:rsid w:val="07420F2B"/>
    <w:rsid w:val="07439C28"/>
    <w:rsid w:val="074517AB"/>
    <w:rsid w:val="0745B27D"/>
    <w:rsid w:val="07480378"/>
    <w:rsid w:val="074A8C5C"/>
    <w:rsid w:val="074E02C4"/>
    <w:rsid w:val="0752A3A2"/>
    <w:rsid w:val="075E6095"/>
    <w:rsid w:val="075EEC57"/>
    <w:rsid w:val="07683359"/>
    <w:rsid w:val="0773D613"/>
    <w:rsid w:val="0773E88E"/>
    <w:rsid w:val="077C7FF1"/>
    <w:rsid w:val="077C93CF"/>
    <w:rsid w:val="0780C4C3"/>
    <w:rsid w:val="07844E84"/>
    <w:rsid w:val="0784C88E"/>
    <w:rsid w:val="079490DE"/>
    <w:rsid w:val="0795AA61"/>
    <w:rsid w:val="0795D7A8"/>
    <w:rsid w:val="07994DCC"/>
    <w:rsid w:val="0799C05C"/>
    <w:rsid w:val="079EC70A"/>
    <w:rsid w:val="07A18A36"/>
    <w:rsid w:val="07A60C40"/>
    <w:rsid w:val="07A8B8B0"/>
    <w:rsid w:val="07AB213F"/>
    <w:rsid w:val="07AF13CA"/>
    <w:rsid w:val="07B1433A"/>
    <w:rsid w:val="07B207E8"/>
    <w:rsid w:val="07B4C7CB"/>
    <w:rsid w:val="07BA46D4"/>
    <w:rsid w:val="07BB23B9"/>
    <w:rsid w:val="07BB6F33"/>
    <w:rsid w:val="07BFDD62"/>
    <w:rsid w:val="07C2BF79"/>
    <w:rsid w:val="07C4F042"/>
    <w:rsid w:val="07C5AB4C"/>
    <w:rsid w:val="07C83B52"/>
    <w:rsid w:val="07C8C928"/>
    <w:rsid w:val="07CCDBB5"/>
    <w:rsid w:val="07D37E17"/>
    <w:rsid w:val="07DC08EF"/>
    <w:rsid w:val="07DCC62A"/>
    <w:rsid w:val="07DE1D91"/>
    <w:rsid w:val="07DF46A2"/>
    <w:rsid w:val="07E092C2"/>
    <w:rsid w:val="07E1B5A9"/>
    <w:rsid w:val="07E1DF7A"/>
    <w:rsid w:val="07E2C02C"/>
    <w:rsid w:val="07E6E0A2"/>
    <w:rsid w:val="07E83151"/>
    <w:rsid w:val="07EAAA5E"/>
    <w:rsid w:val="07EBE66E"/>
    <w:rsid w:val="07EF8F99"/>
    <w:rsid w:val="07F033B6"/>
    <w:rsid w:val="07F17D98"/>
    <w:rsid w:val="07FE4173"/>
    <w:rsid w:val="07FF2C9A"/>
    <w:rsid w:val="0802A678"/>
    <w:rsid w:val="08035B8E"/>
    <w:rsid w:val="0804CF14"/>
    <w:rsid w:val="0807828B"/>
    <w:rsid w:val="080B3F17"/>
    <w:rsid w:val="080DC66C"/>
    <w:rsid w:val="0810431B"/>
    <w:rsid w:val="08108756"/>
    <w:rsid w:val="08118538"/>
    <w:rsid w:val="0814F4D4"/>
    <w:rsid w:val="08240AC0"/>
    <w:rsid w:val="08280644"/>
    <w:rsid w:val="082E98C1"/>
    <w:rsid w:val="08308781"/>
    <w:rsid w:val="08356D08"/>
    <w:rsid w:val="0837F5A5"/>
    <w:rsid w:val="084059F9"/>
    <w:rsid w:val="08405D12"/>
    <w:rsid w:val="0847B42E"/>
    <w:rsid w:val="0847F12D"/>
    <w:rsid w:val="084C7260"/>
    <w:rsid w:val="084E72C4"/>
    <w:rsid w:val="08515CAF"/>
    <w:rsid w:val="0852EA91"/>
    <w:rsid w:val="085403C3"/>
    <w:rsid w:val="085570F1"/>
    <w:rsid w:val="0858E634"/>
    <w:rsid w:val="085F2F52"/>
    <w:rsid w:val="08650188"/>
    <w:rsid w:val="086671F9"/>
    <w:rsid w:val="0868A291"/>
    <w:rsid w:val="086A4BDC"/>
    <w:rsid w:val="0877382A"/>
    <w:rsid w:val="087ACD83"/>
    <w:rsid w:val="087B96AB"/>
    <w:rsid w:val="087C4E3D"/>
    <w:rsid w:val="08830143"/>
    <w:rsid w:val="0885EC30"/>
    <w:rsid w:val="088813D5"/>
    <w:rsid w:val="0888EC77"/>
    <w:rsid w:val="088B0E27"/>
    <w:rsid w:val="088E353F"/>
    <w:rsid w:val="0890BCD1"/>
    <w:rsid w:val="0890DFDC"/>
    <w:rsid w:val="08939E0F"/>
    <w:rsid w:val="0895869B"/>
    <w:rsid w:val="089C13A0"/>
    <w:rsid w:val="089E3403"/>
    <w:rsid w:val="08A0A200"/>
    <w:rsid w:val="08AAD184"/>
    <w:rsid w:val="08B407E1"/>
    <w:rsid w:val="08B5D36F"/>
    <w:rsid w:val="08B896E3"/>
    <w:rsid w:val="08BC411D"/>
    <w:rsid w:val="08C6F2FA"/>
    <w:rsid w:val="08C8BF5F"/>
    <w:rsid w:val="08CC6E38"/>
    <w:rsid w:val="08D1F6AC"/>
    <w:rsid w:val="08D86F74"/>
    <w:rsid w:val="08DE6E12"/>
    <w:rsid w:val="08E60FA4"/>
    <w:rsid w:val="08E693DD"/>
    <w:rsid w:val="08EBAE0B"/>
    <w:rsid w:val="08F0DA65"/>
    <w:rsid w:val="08F0E38F"/>
    <w:rsid w:val="08F32F71"/>
    <w:rsid w:val="08F3860A"/>
    <w:rsid w:val="08FB7595"/>
    <w:rsid w:val="0902BF88"/>
    <w:rsid w:val="0903F442"/>
    <w:rsid w:val="09055F4A"/>
    <w:rsid w:val="09098C9E"/>
    <w:rsid w:val="090F8A94"/>
    <w:rsid w:val="09143C16"/>
    <w:rsid w:val="09190B57"/>
    <w:rsid w:val="0920DD71"/>
    <w:rsid w:val="09231B84"/>
    <w:rsid w:val="0925DB52"/>
    <w:rsid w:val="09281CF8"/>
    <w:rsid w:val="092E690A"/>
    <w:rsid w:val="09325802"/>
    <w:rsid w:val="093622E6"/>
    <w:rsid w:val="093A4DF9"/>
    <w:rsid w:val="093D06AF"/>
    <w:rsid w:val="093DF49F"/>
    <w:rsid w:val="093F40B4"/>
    <w:rsid w:val="09416579"/>
    <w:rsid w:val="0946F644"/>
    <w:rsid w:val="094783D4"/>
    <w:rsid w:val="094945E2"/>
    <w:rsid w:val="094C4F29"/>
    <w:rsid w:val="094C5DB1"/>
    <w:rsid w:val="094CC39C"/>
    <w:rsid w:val="09517E2C"/>
    <w:rsid w:val="095375DB"/>
    <w:rsid w:val="0954AF8A"/>
    <w:rsid w:val="09550EBD"/>
    <w:rsid w:val="09569D84"/>
    <w:rsid w:val="095E52EE"/>
    <w:rsid w:val="095EC875"/>
    <w:rsid w:val="095EE28C"/>
    <w:rsid w:val="0963B713"/>
    <w:rsid w:val="09673D6B"/>
    <w:rsid w:val="0968DF12"/>
    <w:rsid w:val="096AD747"/>
    <w:rsid w:val="096F88CF"/>
    <w:rsid w:val="09750C14"/>
    <w:rsid w:val="0975777A"/>
    <w:rsid w:val="09772B81"/>
    <w:rsid w:val="097A754A"/>
    <w:rsid w:val="09813823"/>
    <w:rsid w:val="09816031"/>
    <w:rsid w:val="0981F296"/>
    <w:rsid w:val="0988B12C"/>
    <w:rsid w:val="098E2FBA"/>
    <w:rsid w:val="09924AF7"/>
    <w:rsid w:val="09947011"/>
    <w:rsid w:val="099481E0"/>
    <w:rsid w:val="0996CDF1"/>
    <w:rsid w:val="09987A19"/>
    <w:rsid w:val="09996D0F"/>
    <w:rsid w:val="099AF58D"/>
    <w:rsid w:val="09A46E67"/>
    <w:rsid w:val="09A5ABB9"/>
    <w:rsid w:val="09A6EDCA"/>
    <w:rsid w:val="09AD5612"/>
    <w:rsid w:val="09B03E79"/>
    <w:rsid w:val="09B2FCB4"/>
    <w:rsid w:val="09B8EAB5"/>
    <w:rsid w:val="09BD0238"/>
    <w:rsid w:val="09BF6286"/>
    <w:rsid w:val="09C170BD"/>
    <w:rsid w:val="09C49BA4"/>
    <w:rsid w:val="09C5322E"/>
    <w:rsid w:val="09C6A635"/>
    <w:rsid w:val="09C74BA4"/>
    <w:rsid w:val="09D62C1E"/>
    <w:rsid w:val="09D7D48E"/>
    <w:rsid w:val="09D96C2C"/>
    <w:rsid w:val="09DCBA55"/>
    <w:rsid w:val="09DCF886"/>
    <w:rsid w:val="09E16ED0"/>
    <w:rsid w:val="09EB3069"/>
    <w:rsid w:val="09EB4214"/>
    <w:rsid w:val="09EED828"/>
    <w:rsid w:val="09F203B6"/>
    <w:rsid w:val="09F353C5"/>
    <w:rsid w:val="09F51D9F"/>
    <w:rsid w:val="09F57320"/>
    <w:rsid w:val="09F75CD4"/>
    <w:rsid w:val="09FB6923"/>
    <w:rsid w:val="09FFB87D"/>
    <w:rsid w:val="0A006669"/>
    <w:rsid w:val="0A03F469"/>
    <w:rsid w:val="0A08160E"/>
    <w:rsid w:val="0A19A231"/>
    <w:rsid w:val="0A1D0E7C"/>
    <w:rsid w:val="0A1D52EC"/>
    <w:rsid w:val="0A229823"/>
    <w:rsid w:val="0A2408A9"/>
    <w:rsid w:val="0A251CAF"/>
    <w:rsid w:val="0A251DF2"/>
    <w:rsid w:val="0A25766E"/>
    <w:rsid w:val="0A269D69"/>
    <w:rsid w:val="0A2886FA"/>
    <w:rsid w:val="0A294BA3"/>
    <w:rsid w:val="0A2B462B"/>
    <w:rsid w:val="0A2DD42D"/>
    <w:rsid w:val="0A329B5F"/>
    <w:rsid w:val="0A368F27"/>
    <w:rsid w:val="0A3888E9"/>
    <w:rsid w:val="0A3CE68A"/>
    <w:rsid w:val="0A3D7904"/>
    <w:rsid w:val="0A3F3B20"/>
    <w:rsid w:val="0A40F888"/>
    <w:rsid w:val="0A4CA1E8"/>
    <w:rsid w:val="0A4D7BB9"/>
    <w:rsid w:val="0A55D636"/>
    <w:rsid w:val="0A56B850"/>
    <w:rsid w:val="0A580E7E"/>
    <w:rsid w:val="0A5D9EB7"/>
    <w:rsid w:val="0A5FA31D"/>
    <w:rsid w:val="0A681B60"/>
    <w:rsid w:val="0A7016DB"/>
    <w:rsid w:val="0A707FA7"/>
    <w:rsid w:val="0A715EC6"/>
    <w:rsid w:val="0A7AC2A4"/>
    <w:rsid w:val="0A7F56E4"/>
    <w:rsid w:val="0A812CF3"/>
    <w:rsid w:val="0A824628"/>
    <w:rsid w:val="0A89E814"/>
    <w:rsid w:val="0A8FAD50"/>
    <w:rsid w:val="0A90F1CF"/>
    <w:rsid w:val="0A98A209"/>
    <w:rsid w:val="0A9C3C1F"/>
    <w:rsid w:val="0A9C5551"/>
    <w:rsid w:val="0A9D4967"/>
    <w:rsid w:val="0AA0EBF3"/>
    <w:rsid w:val="0AA3AA85"/>
    <w:rsid w:val="0AA782DF"/>
    <w:rsid w:val="0AAC73EB"/>
    <w:rsid w:val="0AAD522B"/>
    <w:rsid w:val="0AADBA54"/>
    <w:rsid w:val="0AB616F7"/>
    <w:rsid w:val="0AB76DE3"/>
    <w:rsid w:val="0ABB5464"/>
    <w:rsid w:val="0ABEB418"/>
    <w:rsid w:val="0AC46CCE"/>
    <w:rsid w:val="0AC4F2A0"/>
    <w:rsid w:val="0AC95982"/>
    <w:rsid w:val="0ACB96E0"/>
    <w:rsid w:val="0AD22BDE"/>
    <w:rsid w:val="0AD25380"/>
    <w:rsid w:val="0AD528CC"/>
    <w:rsid w:val="0AD737C0"/>
    <w:rsid w:val="0ADB6693"/>
    <w:rsid w:val="0ADC7FA6"/>
    <w:rsid w:val="0ADE567B"/>
    <w:rsid w:val="0ADE57D3"/>
    <w:rsid w:val="0AE2A461"/>
    <w:rsid w:val="0AE58788"/>
    <w:rsid w:val="0AE6AD8B"/>
    <w:rsid w:val="0AF31706"/>
    <w:rsid w:val="0AF5AAC5"/>
    <w:rsid w:val="0AF7E9CA"/>
    <w:rsid w:val="0AF866E8"/>
    <w:rsid w:val="0AF9FA99"/>
    <w:rsid w:val="0AFBAB87"/>
    <w:rsid w:val="0AFBF8FE"/>
    <w:rsid w:val="0AFD82AD"/>
    <w:rsid w:val="0AFE7CE1"/>
    <w:rsid w:val="0B003A55"/>
    <w:rsid w:val="0B006D46"/>
    <w:rsid w:val="0B00707E"/>
    <w:rsid w:val="0B00BAAB"/>
    <w:rsid w:val="0B01476B"/>
    <w:rsid w:val="0B01CEC5"/>
    <w:rsid w:val="0B0878B4"/>
    <w:rsid w:val="0B0A3B37"/>
    <w:rsid w:val="0B11586A"/>
    <w:rsid w:val="0B16B117"/>
    <w:rsid w:val="0B1BB3E6"/>
    <w:rsid w:val="0B1F6C76"/>
    <w:rsid w:val="0B206396"/>
    <w:rsid w:val="0B21F37D"/>
    <w:rsid w:val="0B23007E"/>
    <w:rsid w:val="0B23C655"/>
    <w:rsid w:val="0B264259"/>
    <w:rsid w:val="0B2FC33E"/>
    <w:rsid w:val="0B31168C"/>
    <w:rsid w:val="0B3E526F"/>
    <w:rsid w:val="0B40760E"/>
    <w:rsid w:val="0B48F961"/>
    <w:rsid w:val="0B53269A"/>
    <w:rsid w:val="0B58B62A"/>
    <w:rsid w:val="0B5F0653"/>
    <w:rsid w:val="0B606F30"/>
    <w:rsid w:val="0B63A995"/>
    <w:rsid w:val="0B6614AF"/>
    <w:rsid w:val="0B68D45F"/>
    <w:rsid w:val="0B694D42"/>
    <w:rsid w:val="0B6B58B7"/>
    <w:rsid w:val="0B6DD787"/>
    <w:rsid w:val="0B6FB61F"/>
    <w:rsid w:val="0B6FE3D5"/>
    <w:rsid w:val="0B7110FB"/>
    <w:rsid w:val="0B72519F"/>
    <w:rsid w:val="0B764097"/>
    <w:rsid w:val="0B7A9341"/>
    <w:rsid w:val="0B7E3AA8"/>
    <w:rsid w:val="0B7F6302"/>
    <w:rsid w:val="0B803561"/>
    <w:rsid w:val="0B80D774"/>
    <w:rsid w:val="0B8433E1"/>
    <w:rsid w:val="0B87DB6A"/>
    <w:rsid w:val="0B8BAD68"/>
    <w:rsid w:val="0B8C07D3"/>
    <w:rsid w:val="0B8E815B"/>
    <w:rsid w:val="0B8FDF95"/>
    <w:rsid w:val="0B9096CD"/>
    <w:rsid w:val="0B945A00"/>
    <w:rsid w:val="0B96A7A8"/>
    <w:rsid w:val="0B9753FC"/>
    <w:rsid w:val="0B97A2FD"/>
    <w:rsid w:val="0B99C292"/>
    <w:rsid w:val="0B9AB029"/>
    <w:rsid w:val="0B9CCD47"/>
    <w:rsid w:val="0B9E445A"/>
    <w:rsid w:val="0B9ED36F"/>
    <w:rsid w:val="0BA4AAA1"/>
    <w:rsid w:val="0BA66593"/>
    <w:rsid w:val="0BAA4667"/>
    <w:rsid w:val="0BAA4B23"/>
    <w:rsid w:val="0BABBB87"/>
    <w:rsid w:val="0BAD2A20"/>
    <w:rsid w:val="0BAD3F83"/>
    <w:rsid w:val="0BB1AB86"/>
    <w:rsid w:val="0BB1D686"/>
    <w:rsid w:val="0BB540AE"/>
    <w:rsid w:val="0BB7D760"/>
    <w:rsid w:val="0BBC1652"/>
    <w:rsid w:val="0BBDF8B3"/>
    <w:rsid w:val="0BBF5312"/>
    <w:rsid w:val="0BBFFB89"/>
    <w:rsid w:val="0BC68D43"/>
    <w:rsid w:val="0BC7ABF8"/>
    <w:rsid w:val="0BD10A9C"/>
    <w:rsid w:val="0BD15C33"/>
    <w:rsid w:val="0BD5C41F"/>
    <w:rsid w:val="0BD6510F"/>
    <w:rsid w:val="0BD6D0FE"/>
    <w:rsid w:val="0BDC82B5"/>
    <w:rsid w:val="0BDFD6E9"/>
    <w:rsid w:val="0BE2803A"/>
    <w:rsid w:val="0BE36FC1"/>
    <w:rsid w:val="0BE55BE1"/>
    <w:rsid w:val="0BE5E3D2"/>
    <w:rsid w:val="0BE6C755"/>
    <w:rsid w:val="0BE8026D"/>
    <w:rsid w:val="0BE90CF2"/>
    <w:rsid w:val="0BE91526"/>
    <w:rsid w:val="0BE9BB8F"/>
    <w:rsid w:val="0BEC35B2"/>
    <w:rsid w:val="0BEE1272"/>
    <w:rsid w:val="0BEFB0FA"/>
    <w:rsid w:val="0BFD2D2B"/>
    <w:rsid w:val="0BFD3BD6"/>
    <w:rsid w:val="0BFE6F4A"/>
    <w:rsid w:val="0C023B5F"/>
    <w:rsid w:val="0C02FA3A"/>
    <w:rsid w:val="0C035A02"/>
    <w:rsid w:val="0C056069"/>
    <w:rsid w:val="0C087980"/>
    <w:rsid w:val="0C0FB2B3"/>
    <w:rsid w:val="0C11B912"/>
    <w:rsid w:val="0C11C429"/>
    <w:rsid w:val="0C122C73"/>
    <w:rsid w:val="0C191CDF"/>
    <w:rsid w:val="0C1BE75E"/>
    <w:rsid w:val="0C1C8176"/>
    <w:rsid w:val="0C1F16F4"/>
    <w:rsid w:val="0C214203"/>
    <w:rsid w:val="0C2440F8"/>
    <w:rsid w:val="0C25278E"/>
    <w:rsid w:val="0C266B96"/>
    <w:rsid w:val="0C273E5C"/>
    <w:rsid w:val="0C276826"/>
    <w:rsid w:val="0C28F9FE"/>
    <w:rsid w:val="0C2AA0DC"/>
    <w:rsid w:val="0C2EED4C"/>
    <w:rsid w:val="0C2F8782"/>
    <w:rsid w:val="0C2FB8D6"/>
    <w:rsid w:val="0C302F3E"/>
    <w:rsid w:val="0C310193"/>
    <w:rsid w:val="0C3182C0"/>
    <w:rsid w:val="0C325B32"/>
    <w:rsid w:val="0C33D46B"/>
    <w:rsid w:val="0C351728"/>
    <w:rsid w:val="0C36FC87"/>
    <w:rsid w:val="0C38D40F"/>
    <w:rsid w:val="0C3C7C78"/>
    <w:rsid w:val="0C3CFFEC"/>
    <w:rsid w:val="0C44EDF0"/>
    <w:rsid w:val="0C452837"/>
    <w:rsid w:val="0C466F2B"/>
    <w:rsid w:val="0C488E37"/>
    <w:rsid w:val="0C491419"/>
    <w:rsid w:val="0C49BD86"/>
    <w:rsid w:val="0C4A992E"/>
    <w:rsid w:val="0C4FF8C3"/>
    <w:rsid w:val="0C52A6CC"/>
    <w:rsid w:val="0C5E7D88"/>
    <w:rsid w:val="0C610CCE"/>
    <w:rsid w:val="0C63DA19"/>
    <w:rsid w:val="0C6469F3"/>
    <w:rsid w:val="0C69917A"/>
    <w:rsid w:val="0C6A9F9D"/>
    <w:rsid w:val="0C6DE073"/>
    <w:rsid w:val="0C743D78"/>
    <w:rsid w:val="0C7C0B74"/>
    <w:rsid w:val="0C83938A"/>
    <w:rsid w:val="0C842ECA"/>
    <w:rsid w:val="0C84BBE8"/>
    <w:rsid w:val="0C867B75"/>
    <w:rsid w:val="0C86895C"/>
    <w:rsid w:val="0C888BAA"/>
    <w:rsid w:val="0C8BCA66"/>
    <w:rsid w:val="0C8C7530"/>
    <w:rsid w:val="0C8CE459"/>
    <w:rsid w:val="0C938EAF"/>
    <w:rsid w:val="0C961A13"/>
    <w:rsid w:val="0C9C6797"/>
    <w:rsid w:val="0C9EA3E3"/>
    <w:rsid w:val="0CA457CF"/>
    <w:rsid w:val="0CAEB0C5"/>
    <w:rsid w:val="0CB0BF9B"/>
    <w:rsid w:val="0CB3FC2B"/>
    <w:rsid w:val="0CB40327"/>
    <w:rsid w:val="0CB9A940"/>
    <w:rsid w:val="0CBDFD2A"/>
    <w:rsid w:val="0CC14C38"/>
    <w:rsid w:val="0CC2C5B1"/>
    <w:rsid w:val="0CCD181E"/>
    <w:rsid w:val="0CCD3C27"/>
    <w:rsid w:val="0CCEA67E"/>
    <w:rsid w:val="0CCEAC46"/>
    <w:rsid w:val="0CD006B3"/>
    <w:rsid w:val="0CD7D679"/>
    <w:rsid w:val="0CD9640B"/>
    <w:rsid w:val="0CD975D5"/>
    <w:rsid w:val="0CDEB360"/>
    <w:rsid w:val="0CDF5070"/>
    <w:rsid w:val="0CE51FF7"/>
    <w:rsid w:val="0CE58CC5"/>
    <w:rsid w:val="0CED9882"/>
    <w:rsid w:val="0CF599EE"/>
    <w:rsid w:val="0CF9D0A2"/>
    <w:rsid w:val="0CFA436F"/>
    <w:rsid w:val="0CFBA9C8"/>
    <w:rsid w:val="0CFF8570"/>
    <w:rsid w:val="0D0027BC"/>
    <w:rsid w:val="0D05F6C3"/>
    <w:rsid w:val="0D09C300"/>
    <w:rsid w:val="0D0B9FE0"/>
    <w:rsid w:val="0D16123E"/>
    <w:rsid w:val="0D16A91A"/>
    <w:rsid w:val="0D1879D3"/>
    <w:rsid w:val="0D1F6D54"/>
    <w:rsid w:val="0D22C9C9"/>
    <w:rsid w:val="0D23777E"/>
    <w:rsid w:val="0D2E3901"/>
    <w:rsid w:val="0D31CB0D"/>
    <w:rsid w:val="0D34A27B"/>
    <w:rsid w:val="0D3A969B"/>
    <w:rsid w:val="0D3BA889"/>
    <w:rsid w:val="0D42FE97"/>
    <w:rsid w:val="0D430F24"/>
    <w:rsid w:val="0D4449D7"/>
    <w:rsid w:val="0D4FA487"/>
    <w:rsid w:val="0D56D808"/>
    <w:rsid w:val="0D570EAE"/>
    <w:rsid w:val="0D5DC4A2"/>
    <w:rsid w:val="0D5E78E8"/>
    <w:rsid w:val="0D5EF818"/>
    <w:rsid w:val="0D6A33AC"/>
    <w:rsid w:val="0D6C42F5"/>
    <w:rsid w:val="0D6DB01A"/>
    <w:rsid w:val="0D6FCA57"/>
    <w:rsid w:val="0D76B236"/>
    <w:rsid w:val="0D7948A8"/>
    <w:rsid w:val="0D7A431A"/>
    <w:rsid w:val="0D8393AB"/>
    <w:rsid w:val="0D83BBB5"/>
    <w:rsid w:val="0D83D13E"/>
    <w:rsid w:val="0D916AE3"/>
    <w:rsid w:val="0D9A96CE"/>
    <w:rsid w:val="0D9CB3E2"/>
    <w:rsid w:val="0DA24BD8"/>
    <w:rsid w:val="0DA8159D"/>
    <w:rsid w:val="0DA9C38C"/>
    <w:rsid w:val="0DAB9A38"/>
    <w:rsid w:val="0DAF605A"/>
    <w:rsid w:val="0DAF6DFA"/>
    <w:rsid w:val="0DB3D6EC"/>
    <w:rsid w:val="0DB6029F"/>
    <w:rsid w:val="0DB83009"/>
    <w:rsid w:val="0DBD2620"/>
    <w:rsid w:val="0DBEB771"/>
    <w:rsid w:val="0DC3CFBE"/>
    <w:rsid w:val="0DC837A5"/>
    <w:rsid w:val="0DC95828"/>
    <w:rsid w:val="0DCA0320"/>
    <w:rsid w:val="0DCB3736"/>
    <w:rsid w:val="0DCC92D2"/>
    <w:rsid w:val="0DCD5D0E"/>
    <w:rsid w:val="0DCE8A8B"/>
    <w:rsid w:val="0DCED9C2"/>
    <w:rsid w:val="0DD5FA1B"/>
    <w:rsid w:val="0DD6DBD6"/>
    <w:rsid w:val="0DE7E9D9"/>
    <w:rsid w:val="0DE913C7"/>
    <w:rsid w:val="0DEAA86D"/>
    <w:rsid w:val="0DED067F"/>
    <w:rsid w:val="0DED952A"/>
    <w:rsid w:val="0DF23051"/>
    <w:rsid w:val="0DF431F5"/>
    <w:rsid w:val="0DF70FDD"/>
    <w:rsid w:val="0DF83BB1"/>
    <w:rsid w:val="0DFEC32C"/>
    <w:rsid w:val="0DFF4CBE"/>
    <w:rsid w:val="0E05037B"/>
    <w:rsid w:val="0E059FC0"/>
    <w:rsid w:val="0E081E55"/>
    <w:rsid w:val="0E0A8506"/>
    <w:rsid w:val="0E0CF9D5"/>
    <w:rsid w:val="0E0ECC64"/>
    <w:rsid w:val="0E10BA69"/>
    <w:rsid w:val="0E123A01"/>
    <w:rsid w:val="0E137435"/>
    <w:rsid w:val="0E15C8EF"/>
    <w:rsid w:val="0E164457"/>
    <w:rsid w:val="0E16A28F"/>
    <w:rsid w:val="0E1D1E9D"/>
    <w:rsid w:val="0E2084E3"/>
    <w:rsid w:val="0E228409"/>
    <w:rsid w:val="0E23D794"/>
    <w:rsid w:val="0E25F9A6"/>
    <w:rsid w:val="0E29ED2D"/>
    <w:rsid w:val="0E2DC0CF"/>
    <w:rsid w:val="0E31EEEF"/>
    <w:rsid w:val="0E362DDB"/>
    <w:rsid w:val="0E3A0F9D"/>
    <w:rsid w:val="0E3B41DE"/>
    <w:rsid w:val="0E3D3EA7"/>
    <w:rsid w:val="0E3E7A32"/>
    <w:rsid w:val="0E3EB8AD"/>
    <w:rsid w:val="0E3EC88A"/>
    <w:rsid w:val="0E3F88EB"/>
    <w:rsid w:val="0E40D0BB"/>
    <w:rsid w:val="0E4AA908"/>
    <w:rsid w:val="0E5416D1"/>
    <w:rsid w:val="0E5593ED"/>
    <w:rsid w:val="0E583FE9"/>
    <w:rsid w:val="0E5D00E4"/>
    <w:rsid w:val="0E5DDB4C"/>
    <w:rsid w:val="0E621852"/>
    <w:rsid w:val="0E6475FD"/>
    <w:rsid w:val="0E661BF1"/>
    <w:rsid w:val="0E6BA2C0"/>
    <w:rsid w:val="0E6C04D8"/>
    <w:rsid w:val="0E6C3551"/>
    <w:rsid w:val="0E6E6BFC"/>
    <w:rsid w:val="0E6EB662"/>
    <w:rsid w:val="0E723194"/>
    <w:rsid w:val="0E76B45F"/>
    <w:rsid w:val="0E771656"/>
    <w:rsid w:val="0E773D1A"/>
    <w:rsid w:val="0E77907B"/>
    <w:rsid w:val="0E79EFF0"/>
    <w:rsid w:val="0E7A5C56"/>
    <w:rsid w:val="0E7A8F7E"/>
    <w:rsid w:val="0E7B9635"/>
    <w:rsid w:val="0E841443"/>
    <w:rsid w:val="0E865789"/>
    <w:rsid w:val="0E8CF820"/>
    <w:rsid w:val="0E8E49D5"/>
    <w:rsid w:val="0E8EC355"/>
    <w:rsid w:val="0E93AF2C"/>
    <w:rsid w:val="0E99D809"/>
    <w:rsid w:val="0EA004F7"/>
    <w:rsid w:val="0EA40B5F"/>
    <w:rsid w:val="0EA4A345"/>
    <w:rsid w:val="0EA72329"/>
    <w:rsid w:val="0EA917D2"/>
    <w:rsid w:val="0EAA4FDE"/>
    <w:rsid w:val="0EABAA58"/>
    <w:rsid w:val="0EABB8EE"/>
    <w:rsid w:val="0EACA388"/>
    <w:rsid w:val="0EB3A86B"/>
    <w:rsid w:val="0EB5CD66"/>
    <w:rsid w:val="0EB6A6B0"/>
    <w:rsid w:val="0EB9E2D3"/>
    <w:rsid w:val="0EBC03BA"/>
    <w:rsid w:val="0EBCCBB3"/>
    <w:rsid w:val="0EC0BBEF"/>
    <w:rsid w:val="0EC1AA8C"/>
    <w:rsid w:val="0EC2EEED"/>
    <w:rsid w:val="0EC6CD78"/>
    <w:rsid w:val="0ECD24F6"/>
    <w:rsid w:val="0ED1C349"/>
    <w:rsid w:val="0ED2BA24"/>
    <w:rsid w:val="0ED4A763"/>
    <w:rsid w:val="0EE1F300"/>
    <w:rsid w:val="0EE20ADD"/>
    <w:rsid w:val="0EE5CFEF"/>
    <w:rsid w:val="0EE635F9"/>
    <w:rsid w:val="0EE7A06F"/>
    <w:rsid w:val="0EED15B0"/>
    <w:rsid w:val="0EEE221E"/>
    <w:rsid w:val="0EEF0CE8"/>
    <w:rsid w:val="0EF0D8E8"/>
    <w:rsid w:val="0EF2CE5F"/>
    <w:rsid w:val="0EF36247"/>
    <w:rsid w:val="0EF5AA02"/>
    <w:rsid w:val="0EF70006"/>
    <w:rsid w:val="0EFC28EF"/>
    <w:rsid w:val="0EFFE382"/>
    <w:rsid w:val="0F088EB3"/>
    <w:rsid w:val="0F08A204"/>
    <w:rsid w:val="0F11F79F"/>
    <w:rsid w:val="0F130BBE"/>
    <w:rsid w:val="0F187F5D"/>
    <w:rsid w:val="0F18CF2B"/>
    <w:rsid w:val="0F1915DA"/>
    <w:rsid w:val="0F1FA19F"/>
    <w:rsid w:val="0F1FE0BB"/>
    <w:rsid w:val="0F26793A"/>
    <w:rsid w:val="0F27DD66"/>
    <w:rsid w:val="0F37CD22"/>
    <w:rsid w:val="0F3B6CC9"/>
    <w:rsid w:val="0F402CCB"/>
    <w:rsid w:val="0F4179F9"/>
    <w:rsid w:val="0F41F778"/>
    <w:rsid w:val="0F4506B1"/>
    <w:rsid w:val="0F466E7A"/>
    <w:rsid w:val="0F47368F"/>
    <w:rsid w:val="0F4B96C6"/>
    <w:rsid w:val="0F4E879B"/>
    <w:rsid w:val="0F55BC27"/>
    <w:rsid w:val="0F583674"/>
    <w:rsid w:val="0F58FD17"/>
    <w:rsid w:val="0F5BA1E2"/>
    <w:rsid w:val="0F665457"/>
    <w:rsid w:val="0F679BB0"/>
    <w:rsid w:val="0F68508A"/>
    <w:rsid w:val="0F68B0EA"/>
    <w:rsid w:val="0F695428"/>
    <w:rsid w:val="0F6A3BEB"/>
    <w:rsid w:val="0F6B2100"/>
    <w:rsid w:val="0F6D3815"/>
    <w:rsid w:val="0F704395"/>
    <w:rsid w:val="0F722C7F"/>
    <w:rsid w:val="0F752BAA"/>
    <w:rsid w:val="0F7AB778"/>
    <w:rsid w:val="0F7FE532"/>
    <w:rsid w:val="0F80B548"/>
    <w:rsid w:val="0F81B732"/>
    <w:rsid w:val="0F85FFDD"/>
    <w:rsid w:val="0F8EC100"/>
    <w:rsid w:val="0F930574"/>
    <w:rsid w:val="0F949FF0"/>
    <w:rsid w:val="0F9ACED3"/>
    <w:rsid w:val="0F9B9B4D"/>
    <w:rsid w:val="0F9BFB6F"/>
    <w:rsid w:val="0F9DA624"/>
    <w:rsid w:val="0F9E0D8D"/>
    <w:rsid w:val="0FA02395"/>
    <w:rsid w:val="0FA6E7C7"/>
    <w:rsid w:val="0FA77F42"/>
    <w:rsid w:val="0FACD540"/>
    <w:rsid w:val="0FB351C7"/>
    <w:rsid w:val="0FB3EBC7"/>
    <w:rsid w:val="0FB49F32"/>
    <w:rsid w:val="0FB4BC8B"/>
    <w:rsid w:val="0FB4F4B0"/>
    <w:rsid w:val="0FB8C7DE"/>
    <w:rsid w:val="0FBC555B"/>
    <w:rsid w:val="0FBCFF64"/>
    <w:rsid w:val="0FBE5724"/>
    <w:rsid w:val="0FC072C6"/>
    <w:rsid w:val="0FC2C6E6"/>
    <w:rsid w:val="0FC6F2D2"/>
    <w:rsid w:val="0FC88E7F"/>
    <w:rsid w:val="0FCCF797"/>
    <w:rsid w:val="0FCED8F4"/>
    <w:rsid w:val="0FD05058"/>
    <w:rsid w:val="0FD1AFC0"/>
    <w:rsid w:val="0FD5F7BD"/>
    <w:rsid w:val="0FD65391"/>
    <w:rsid w:val="0FD72E93"/>
    <w:rsid w:val="0FD82BD0"/>
    <w:rsid w:val="0FDA807B"/>
    <w:rsid w:val="0FDD6643"/>
    <w:rsid w:val="0FE0D3AB"/>
    <w:rsid w:val="0FE3BDB1"/>
    <w:rsid w:val="0FE4FBDC"/>
    <w:rsid w:val="0FE61F2F"/>
    <w:rsid w:val="0FEADAAF"/>
    <w:rsid w:val="0FEC4CCE"/>
    <w:rsid w:val="0FECB121"/>
    <w:rsid w:val="0FF5D00B"/>
    <w:rsid w:val="0FFB6F3C"/>
    <w:rsid w:val="0FFB84AA"/>
    <w:rsid w:val="0FFF31EE"/>
    <w:rsid w:val="0FFF6E87"/>
    <w:rsid w:val="0FFFF8E4"/>
    <w:rsid w:val="100036EC"/>
    <w:rsid w:val="1004AED9"/>
    <w:rsid w:val="10052508"/>
    <w:rsid w:val="10071189"/>
    <w:rsid w:val="1009509C"/>
    <w:rsid w:val="10098D8B"/>
    <w:rsid w:val="1009D8DD"/>
    <w:rsid w:val="100DC0BC"/>
    <w:rsid w:val="100F5C69"/>
    <w:rsid w:val="10109D3E"/>
    <w:rsid w:val="1010DCCC"/>
    <w:rsid w:val="10123F13"/>
    <w:rsid w:val="10241D5B"/>
    <w:rsid w:val="102890E0"/>
    <w:rsid w:val="102D5A75"/>
    <w:rsid w:val="102EE66A"/>
    <w:rsid w:val="10327AED"/>
    <w:rsid w:val="1035668B"/>
    <w:rsid w:val="103D4E46"/>
    <w:rsid w:val="1040BBF9"/>
    <w:rsid w:val="1044C710"/>
    <w:rsid w:val="1044FC2C"/>
    <w:rsid w:val="10508A22"/>
    <w:rsid w:val="10528305"/>
    <w:rsid w:val="1053E02E"/>
    <w:rsid w:val="105CA991"/>
    <w:rsid w:val="105F4625"/>
    <w:rsid w:val="105FC7E5"/>
    <w:rsid w:val="10654465"/>
    <w:rsid w:val="106C433D"/>
    <w:rsid w:val="10717E93"/>
    <w:rsid w:val="10723EA4"/>
    <w:rsid w:val="10734471"/>
    <w:rsid w:val="10737E21"/>
    <w:rsid w:val="107A42E1"/>
    <w:rsid w:val="107DAE2D"/>
    <w:rsid w:val="10812C49"/>
    <w:rsid w:val="108DC3B1"/>
    <w:rsid w:val="108F7F5A"/>
    <w:rsid w:val="1090F056"/>
    <w:rsid w:val="10926D08"/>
    <w:rsid w:val="10938E8B"/>
    <w:rsid w:val="10968F0D"/>
    <w:rsid w:val="1098080F"/>
    <w:rsid w:val="109A8551"/>
    <w:rsid w:val="109AC26F"/>
    <w:rsid w:val="109FF38A"/>
    <w:rsid w:val="10A278F9"/>
    <w:rsid w:val="10A5B155"/>
    <w:rsid w:val="10A99AE4"/>
    <w:rsid w:val="10AA9703"/>
    <w:rsid w:val="10ACF65F"/>
    <w:rsid w:val="10AFC4C1"/>
    <w:rsid w:val="10AFC522"/>
    <w:rsid w:val="10AFCD6F"/>
    <w:rsid w:val="10B35994"/>
    <w:rsid w:val="10B74352"/>
    <w:rsid w:val="10B8CD60"/>
    <w:rsid w:val="10BA1C03"/>
    <w:rsid w:val="10BB5D2D"/>
    <w:rsid w:val="10BFDFDB"/>
    <w:rsid w:val="10C0A4DA"/>
    <w:rsid w:val="10C17226"/>
    <w:rsid w:val="10C77771"/>
    <w:rsid w:val="10CA0133"/>
    <w:rsid w:val="10CA187C"/>
    <w:rsid w:val="10CCDFA8"/>
    <w:rsid w:val="10D19E45"/>
    <w:rsid w:val="10D1C0FB"/>
    <w:rsid w:val="10D64BD7"/>
    <w:rsid w:val="10E07EC9"/>
    <w:rsid w:val="10E8952E"/>
    <w:rsid w:val="10EB6036"/>
    <w:rsid w:val="10EDD74E"/>
    <w:rsid w:val="10EFE8DE"/>
    <w:rsid w:val="10F1885B"/>
    <w:rsid w:val="10F66012"/>
    <w:rsid w:val="10FD08AB"/>
    <w:rsid w:val="10FED558"/>
    <w:rsid w:val="10FEE268"/>
    <w:rsid w:val="1102574A"/>
    <w:rsid w:val="1102CB9F"/>
    <w:rsid w:val="11035D22"/>
    <w:rsid w:val="11052D07"/>
    <w:rsid w:val="1106BEE2"/>
    <w:rsid w:val="11091C72"/>
    <w:rsid w:val="110989EA"/>
    <w:rsid w:val="1109BC3D"/>
    <w:rsid w:val="110FF6DE"/>
    <w:rsid w:val="1110B7F1"/>
    <w:rsid w:val="111102B0"/>
    <w:rsid w:val="1114EB16"/>
    <w:rsid w:val="11172418"/>
    <w:rsid w:val="1117301B"/>
    <w:rsid w:val="1118EDCE"/>
    <w:rsid w:val="111F0C19"/>
    <w:rsid w:val="111F7597"/>
    <w:rsid w:val="112B0516"/>
    <w:rsid w:val="112B9571"/>
    <w:rsid w:val="112EFEDB"/>
    <w:rsid w:val="11308D9F"/>
    <w:rsid w:val="1130C89C"/>
    <w:rsid w:val="1132AE9D"/>
    <w:rsid w:val="1133CB26"/>
    <w:rsid w:val="113980A9"/>
    <w:rsid w:val="113A47AF"/>
    <w:rsid w:val="113DFCB5"/>
    <w:rsid w:val="11415824"/>
    <w:rsid w:val="1141800B"/>
    <w:rsid w:val="1141CD1F"/>
    <w:rsid w:val="11428184"/>
    <w:rsid w:val="1145B0A7"/>
    <w:rsid w:val="11467D34"/>
    <w:rsid w:val="1147145D"/>
    <w:rsid w:val="114F509D"/>
    <w:rsid w:val="11543DD0"/>
    <w:rsid w:val="115AF72D"/>
    <w:rsid w:val="115F2B41"/>
    <w:rsid w:val="115F47AD"/>
    <w:rsid w:val="11604D7E"/>
    <w:rsid w:val="11687C89"/>
    <w:rsid w:val="116B4D48"/>
    <w:rsid w:val="116BC18B"/>
    <w:rsid w:val="116ED780"/>
    <w:rsid w:val="11701011"/>
    <w:rsid w:val="1170EF8F"/>
    <w:rsid w:val="117210D3"/>
    <w:rsid w:val="1176E52A"/>
    <w:rsid w:val="1177D41F"/>
    <w:rsid w:val="117893B4"/>
    <w:rsid w:val="117AAC3C"/>
    <w:rsid w:val="117F7543"/>
    <w:rsid w:val="118818D4"/>
    <w:rsid w:val="1188286D"/>
    <w:rsid w:val="118A83B1"/>
    <w:rsid w:val="118F81A0"/>
    <w:rsid w:val="119299A9"/>
    <w:rsid w:val="11944729"/>
    <w:rsid w:val="11A085E2"/>
    <w:rsid w:val="11A35CE6"/>
    <w:rsid w:val="11A5D4C0"/>
    <w:rsid w:val="11A620E1"/>
    <w:rsid w:val="11A7D172"/>
    <w:rsid w:val="11B18D0B"/>
    <w:rsid w:val="11B3EBE1"/>
    <w:rsid w:val="11B62CE9"/>
    <w:rsid w:val="11B9B19A"/>
    <w:rsid w:val="11BC73BB"/>
    <w:rsid w:val="11BCA8EF"/>
    <w:rsid w:val="11C119E4"/>
    <w:rsid w:val="11C5E811"/>
    <w:rsid w:val="11C971C9"/>
    <w:rsid w:val="11CA3783"/>
    <w:rsid w:val="11CF69C3"/>
    <w:rsid w:val="11CFB478"/>
    <w:rsid w:val="11D9529D"/>
    <w:rsid w:val="11DAF017"/>
    <w:rsid w:val="11E1BC53"/>
    <w:rsid w:val="11E4BCDC"/>
    <w:rsid w:val="11EBB651"/>
    <w:rsid w:val="11F00895"/>
    <w:rsid w:val="11F13B05"/>
    <w:rsid w:val="11F3DD00"/>
    <w:rsid w:val="11F93681"/>
    <w:rsid w:val="11F97EF4"/>
    <w:rsid w:val="11FBBDB1"/>
    <w:rsid w:val="1200AB2E"/>
    <w:rsid w:val="12022CB0"/>
    <w:rsid w:val="120CBA8B"/>
    <w:rsid w:val="120E60EB"/>
    <w:rsid w:val="121299E7"/>
    <w:rsid w:val="1213CA8F"/>
    <w:rsid w:val="12170D54"/>
    <w:rsid w:val="121B2962"/>
    <w:rsid w:val="121D7E1E"/>
    <w:rsid w:val="1221B644"/>
    <w:rsid w:val="1227BB84"/>
    <w:rsid w:val="1228215A"/>
    <w:rsid w:val="1228D12C"/>
    <w:rsid w:val="122E385B"/>
    <w:rsid w:val="12335453"/>
    <w:rsid w:val="1233F229"/>
    <w:rsid w:val="12449E31"/>
    <w:rsid w:val="124A7E4C"/>
    <w:rsid w:val="124B989B"/>
    <w:rsid w:val="124C12CE"/>
    <w:rsid w:val="124CEC70"/>
    <w:rsid w:val="124F6FB2"/>
    <w:rsid w:val="1250DDB3"/>
    <w:rsid w:val="12543200"/>
    <w:rsid w:val="1257F721"/>
    <w:rsid w:val="125D85CC"/>
    <w:rsid w:val="125E8396"/>
    <w:rsid w:val="125F9409"/>
    <w:rsid w:val="1267AE9A"/>
    <w:rsid w:val="126A2C3F"/>
    <w:rsid w:val="126D2E07"/>
    <w:rsid w:val="12727CE5"/>
    <w:rsid w:val="1273FDDA"/>
    <w:rsid w:val="127BA29D"/>
    <w:rsid w:val="1281116B"/>
    <w:rsid w:val="128296C3"/>
    <w:rsid w:val="1284D28E"/>
    <w:rsid w:val="1285970C"/>
    <w:rsid w:val="12861797"/>
    <w:rsid w:val="12865539"/>
    <w:rsid w:val="12879AF1"/>
    <w:rsid w:val="1289D679"/>
    <w:rsid w:val="128CC4D3"/>
    <w:rsid w:val="128F0058"/>
    <w:rsid w:val="1291E045"/>
    <w:rsid w:val="12951A76"/>
    <w:rsid w:val="1299C2AF"/>
    <w:rsid w:val="129C8A59"/>
    <w:rsid w:val="12A0181E"/>
    <w:rsid w:val="12A1FC9C"/>
    <w:rsid w:val="12A3B7AB"/>
    <w:rsid w:val="12A47860"/>
    <w:rsid w:val="12A9B011"/>
    <w:rsid w:val="12AADFA4"/>
    <w:rsid w:val="12B516F5"/>
    <w:rsid w:val="12B978C5"/>
    <w:rsid w:val="12B9DEB0"/>
    <w:rsid w:val="12C7F259"/>
    <w:rsid w:val="12D59040"/>
    <w:rsid w:val="12DB4368"/>
    <w:rsid w:val="12DE392B"/>
    <w:rsid w:val="12DE95F1"/>
    <w:rsid w:val="12E3F4CB"/>
    <w:rsid w:val="12E6C676"/>
    <w:rsid w:val="12EA19E4"/>
    <w:rsid w:val="12EC7580"/>
    <w:rsid w:val="12F024D4"/>
    <w:rsid w:val="12F639ED"/>
    <w:rsid w:val="12F88E6A"/>
    <w:rsid w:val="12F92BB1"/>
    <w:rsid w:val="12F99BAE"/>
    <w:rsid w:val="12FF1DF9"/>
    <w:rsid w:val="12FFBCFB"/>
    <w:rsid w:val="1301E080"/>
    <w:rsid w:val="13023619"/>
    <w:rsid w:val="1303EEB0"/>
    <w:rsid w:val="1304A7D7"/>
    <w:rsid w:val="130C8551"/>
    <w:rsid w:val="130D2351"/>
    <w:rsid w:val="13146021"/>
    <w:rsid w:val="1315DCB9"/>
    <w:rsid w:val="131E3CB2"/>
    <w:rsid w:val="131EBB97"/>
    <w:rsid w:val="1324758C"/>
    <w:rsid w:val="132487DA"/>
    <w:rsid w:val="13262CFE"/>
    <w:rsid w:val="13268708"/>
    <w:rsid w:val="1327F12C"/>
    <w:rsid w:val="13300968"/>
    <w:rsid w:val="1334C7FA"/>
    <w:rsid w:val="13361D5F"/>
    <w:rsid w:val="13374C36"/>
    <w:rsid w:val="133B5900"/>
    <w:rsid w:val="133CA486"/>
    <w:rsid w:val="133E6C79"/>
    <w:rsid w:val="1348AC9C"/>
    <w:rsid w:val="134CC7CC"/>
    <w:rsid w:val="13521308"/>
    <w:rsid w:val="13558E6A"/>
    <w:rsid w:val="1355942C"/>
    <w:rsid w:val="13563004"/>
    <w:rsid w:val="13565771"/>
    <w:rsid w:val="13568743"/>
    <w:rsid w:val="135D07BA"/>
    <w:rsid w:val="135F39B2"/>
    <w:rsid w:val="13678526"/>
    <w:rsid w:val="1369C9DC"/>
    <w:rsid w:val="136CB68D"/>
    <w:rsid w:val="136D7B02"/>
    <w:rsid w:val="1370403C"/>
    <w:rsid w:val="1371D5B4"/>
    <w:rsid w:val="1372D860"/>
    <w:rsid w:val="13746E6E"/>
    <w:rsid w:val="137558E2"/>
    <w:rsid w:val="137C6308"/>
    <w:rsid w:val="1381D311"/>
    <w:rsid w:val="13838F1D"/>
    <w:rsid w:val="138ABD66"/>
    <w:rsid w:val="139407E0"/>
    <w:rsid w:val="139C8034"/>
    <w:rsid w:val="139D6CB7"/>
    <w:rsid w:val="139E565A"/>
    <w:rsid w:val="139F8B83"/>
    <w:rsid w:val="139FCD40"/>
    <w:rsid w:val="13A6232C"/>
    <w:rsid w:val="13AB01B6"/>
    <w:rsid w:val="13ACE816"/>
    <w:rsid w:val="13B30969"/>
    <w:rsid w:val="13B40B53"/>
    <w:rsid w:val="13B59C1F"/>
    <w:rsid w:val="13C080CD"/>
    <w:rsid w:val="13C3412D"/>
    <w:rsid w:val="13C62C19"/>
    <w:rsid w:val="13C92C56"/>
    <w:rsid w:val="13CACF7D"/>
    <w:rsid w:val="13CBAB77"/>
    <w:rsid w:val="13CC2785"/>
    <w:rsid w:val="13CD00DF"/>
    <w:rsid w:val="13CDEBFC"/>
    <w:rsid w:val="13CFA0F5"/>
    <w:rsid w:val="13D0F723"/>
    <w:rsid w:val="13D83858"/>
    <w:rsid w:val="13E3FFA9"/>
    <w:rsid w:val="13E568C2"/>
    <w:rsid w:val="13E7F75E"/>
    <w:rsid w:val="13EAEA72"/>
    <w:rsid w:val="13EC2365"/>
    <w:rsid w:val="13EEB225"/>
    <w:rsid w:val="13F077CB"/>
    <w:rsid w:val="13F15B17"/>
    <w:rsid w:val="13F2B76B"/>
    <w:rsid w:val="13F48F7E"/>
    <w:rsid w:val="13F5F71E"/>
    <w:rsid w:val="13F9320E"/>
    <w:rsid w:val="13FB332D"/>
    <w:rsid w:val="13FB3ABC"/>
    <w:rsid w:val="13FB8047"/>
    <w:rsid w:val="13FD9A9C"/>
    <w:rsid w:val="13FDD7A1"/>
    <w:rsid w:val="13FE6B5D"/>
    <w:rsid w:val="140146A5"/>
    <w:rsid w:val="1406AC88"/>
    <w:rsid w:val="14079602"/>
    <w:rsid w:val="1407AAA8"/>
    <w:rsid w:val="14083F10"/>
    <w:rsid w:val="14094CB7"/>
    <w:rsid w:val="140E13D7"/>
    <w:rsid w:val="140F6452"/>
    <w:rsid w:val="14136E41"/>
    <w:rsid w:val="141451E8"/>
    <w:rsid w:val="14169BA4"/>
    <w:rsid w:val="14172685"/>
    <w:rsid w:val="141B48E2"/>
    <w:rsid w:val="141FA765"/>
    <w:rsid w:val="14229564"/>
    <w:rsid w:val="14242BEB"/>
    <w:rsid w:val="1427C061"/>
    <w:rsid w:val="142B5C5F"/>
    <w:rsid w:val="142EDAB3"/>
    <w:rsid w:val="14309E1A"/>
    <w:rsid w:val="14311945"/>
    <w:rsid w:val="1432457B"/>
    <w:rsid w:val="1432E0BC"/>
    <w:rsid w:val="1436E8C2"/>
    <w:rsid w:val="14385FBD"/>
    <w:rsid w:val="1440D5BA"/>
    <w:rsid w:val="14428433"/>
    <w:rsid w:val="1447F108"/>
    <w:rsid w:val="1448A843"/>
    <w:rsid w:val="144CAF2E"/>
    <w:rsid w:val="144E7A22"/>
    <w:rsid w:val="14524488"/>
    <w:rsid w:val="14548ACF"/>
    <w:rsid w:val="145A61E2"/>
    <w:rsid w:val="145CEDE4"/>
    <w:rsid w:val="145DD89A"/>
    <w:rsid w:val="14697B26"/>
    <w:rsid w:val="1469F4C9"/>
    <w:rsid w:val="146AAB8B"/>
    <w:rsid w:val="146AF83D"/>
    <w:rsid w:val="146BBD36"/>
    <w:rsid w:val="147270AB"/>
    <w:rsid w:val="1477D69C"/>
    <w:rsid w:val="147915BA"/>
    <w:rsid w:val="147CDA8D"/>
    <w:rsid w:val="14800F53"/>
    <w:rsid w:val="14805338"/>
    <w:rsid w:val="1482545A"/>
    <w:rsid w:val="14833322"/>
    <w:rsid w:val="148490F3"/>
    <w:rsid w:val="1487B676"/>
    <w:rsid w:val="1488472A"/>
    <w:rsid w:val="148B9989"/>
    <w:rsid w:val="148C6131"/>
    <w:rsid w:val="14970EAF"/>
    <w:rsid w:val="14982364"/>
    <w:rsid w:val="14986D7E"/>
    <w:rsid w:val="149F6CFD"/>
    <w:rsid w:val="14AA959A"/>
    <w:rsid w:val="14AD8FC2"/>
    <w:rsid w:val="14AEA318"/>
    <w:rsid w:val="14B63095"/>
    <w:rsid w:val="14B7BAE6"/>
    <w:rsid w:val="14BD5DBE"/>
    <w:rsid w:val="14C1557F"/>
    <w:rsid w:val="14C176A2"/>
    <w:rsid w:val="14C2B1CF"/>
    <w:rsid w:val="14C5534F"/>
    <w:rsid w:val="14C9AE9A"/>
    <w:rsid w:val="14CA18BE"/>
    <w:rsid w:val="14D7D663"/>
    <w:rsid w:val="14D86C40"/>
    <w:rsid w:val="14DCDA4F"/>
    <w:rsid w:val="14DE8D31"/>
    <w:rsid w:val="14E0BAB3"/>
    <w:rsid w:val="14E87C4A"/>
    <w:rsid w:val="14EA8307"/>
    <w:rsid w:val="14EDC2D0"/>
    <w:rsid w:val="14EDDAE4"/>
    <w:rsid w:val="14EEDED0"/>
    <w:rsid w:val="14F12F77"/>
    <w:rsid w:val="14F70D5C"/>
    <w:rsid w:val="14FDF1F1"/>
    <w:rsid w:val="1500958A"/>
    <w:rsid w:val="15012A48"/>
    <w:rsid w:val="150192B8"/>
    <w:rsid w:val="1501AE26"/>
    <w:rsid w:val="1506233D"/>
    <w:rsid w:val="1506E063"/>
    <w:rsid w:val="15073B4A"/>
    <w:rsid w:val="15099929"/>
    <w:rsid w:val="150A585C"/>
    <w:rsid w:val="150B9F02"/>
    <w:rsid w:val="150D6E86"/>
    <w:rsid w:val="1517C4AE"/>
    <w:rsid w:val="1524B2D0"/>
    <w:rsid w:val="15250BD7"/>
    <w:rsid w:val="1527D00C"/>
    <w:rsid w:val="152C8B79"/>
    <w:rsid w:val="152E2A84"/>
    <w:rsid w:val="152FEB6D"/>
    <w:rsid w:val="1530047F"/>
    <w:rsid w:val="1531C782"/>
    <w:rsid w:val="1531EB57"/>
    <w:rsid w:val="153265E4"/>
    <w:rsid w:val="15327D00"/>
    <w:rsid w:val="153828A2"/>
    <w:rsid w:val="15392C72"/>
    <w:rsid w:val="153A30AB"/>
    <w:rsid w:val="153B3E4A"/>
    <w:rsid w:val="153D0980"/>
    <w:rsid w:val="153FFDB9"/>
    <w:rsid w:val="15437C65"/>
    <w:rsid w:val="15448AC5"/>
    <w:rsid w:val="1545F283"/>
    <w:rsid w:val="154D22E1"/>
    <w:rsid w:val="15509AA6"/>
    <w:rsid w:val="15559D30"/>
    <w:rsid w:val="1556CC54"/>
    <w:rsid w:val="1558D386"/>
    <w:rsid w:val="156288EB"/>
    <w:rsid w:val="15639730"/>
    <w:rsid w:val="1566E487"/>
    <w:rsid w:val="1566EB63"/>
    <w:rsid w:val="156795C1"/>
    <w:rsid w:val="156ABA6D"/>
    <w:rsid w:val="15708CE6"/>
    <w:rsid w:val="15791FB8"/>
    <w:rsid w:val="157FB505"/>
    <w:rsid w:val="158B818C"/>
    <w:rsid w:val="15937797"/>
    <w:rsid w:val="159BEF62"/>
    <w:rsid w:val="159F897C"/>
    <w:rsid w:val="15A28672"/>
    <w:rsid w:val="15A494D4"/>
    <w:rsid w:val="15A693A2"/>
    <w:rsid w:val="15A72257"/>
    <w:rsid w:val="15AF26DA"/>
    <w:rsid w:val="15AF3D0E"/>
    <w:rsid w:val="15AFB839"/>
    <w:rsid w:val="15B298C1"/>
    <w:rsid w:val="15B8E881"/>
    <w:rsid w:val="15BADF2E"/>
    <w:rsid w:val="15BFFFCD"/>
    <w:rsid w:val="15C6C397"/>
    <w:rsid w:val="15CE882B"/>
    <w:rsid w:val="15D35E90"/>
    <w:rsid w:val="15D71801"/>
    <w:rsid w:val="15DB879F"/>
    <w:rsid w:val="15DBE04D"/>
    <w:rsid w:val="15DD534C"/>
    <w:rsid w:val="15DE1B71"/>
    <w:rsid w:val="15DFB38E"/>
    <w:rsid w:val="15E1A454"/>
    <w:rsid w:val="15E1C09E"/>
    <w:rsid w:val="15E31CAB"/>
    <w:rsid w:val="15E3E64B"/>
    <w:rsid w:val="15ED713B"/>
    <w:rsid w:val="15EDA47F"/>
    <w:rsid w:val="15F2999F"/>
    <w:rsid w:val="15F34099"/>
    <w:rsid w:val="15F3B0FC"/>
    <w:rsid w:val="15F548DF"/>
    <w:rsid w:val="15FF181C"/>
    <w:rsid w:val="1602227A"/>
    <w:rsid w:val="160222AA"/>
    <w:rsid w:val="16049476"/>
    <w:rsid w:val="1605E48D"/>
    <w:rsid w:val="1607592C"/>
    <w:rsid w:val="1608E9C6"/>
    <w:rsid w:val="1609A91F"/>
    <w:rsid w:val="160BAA69"/>
    <w:rsid w:val="161469A0"/>
    <w:rsid w:val="1614E61B"/>
    <w:rsid w:val="16154B21"/>
    <w:rsid w:val="161E01C9"/>
    <w:rsid w:val="16206EFB"/>
    <w:rsid w:val="1620E75B"/>
    <w:rsid w:val="16212E4F"/>
    <w:rsid w:val="1627B67D"/>
    <w:rsid w:val="16281C27"/>
    <w:rsid w:val="162BD240"/>
    <w:rsid w:val="162DF30E"/>
    <w:rsid w:val="1635264E"/>
    <w:rsid w:val="16356BB7"/>
    <w:rsid w:val="1635B72B"/>
    <w:rsid w:val="16388523"/>
    <w:rsid w:val="16392733"/>
    <w:rsid w:val="163B70D0"/>
    <w:rsid w:val="163FA298"/>
    <w:rsid w:val="16473044"/>
    <w:rsid w:val="164A19B0"/>
    <w:rsid w:val="164D1A26"/>
    <w:rsid w:val="16512353"/>
    <w:rsid w:val="16568DEF"/>
    <w:rsid w:val="1665954A"/>
    <w:rsid w:val="166606D6"/>
    <w:rsid w:val="166B07E8"/>
    <w:rsid w:val="166FA5BE"/>
    <w:rsid w:val="16701DEF"/>
    <w:rsid w:val="1670965E"/>
    <w:rsid w:val="16762254"/>
    <w:rsid w:val="167B7F6C"/>
    <w:rsid w:val="167ED35B"/>
    <w:rsid w:val="167F9149"/>
    <w:rsid w:val="16800C7B"/>
    <w:rsid w:val="1683D1B5"/>
    <w:rsid w:val="168A13C1"/>
    <w:rsid w:val="168AEC86"/>
    <w:rsid w:val="168CC1C9"/>
    <w:rsid w:val="168FC45B"/>
    <w:rsid w:val="16A86D15"/>
    <w:rsid w:val="16A8E9D9"/>
    <w:rsid w:val="16A9E21C"/>
    <w:rsid w:val="16AA932C"/>
    <w:rsid w:val="16B0BBAD"/>
    <w:rsid w:val="16B1372F"/>
    <w:rsid w:val="16B316E3"/>
    <w:rsid w:val="16B942C1"/>
    <w:rsid w:val="16BA9013"/>
    <w:rsid w:val="16BCC9C1"/>
    <w:rsid w:val="16BE75AD"/>
    <w:rsid w:val="16BF784A"/>
    <w:rsid w:val="16C0422A"/>
    <w:rsid w:val="16C4B7B7"/>
    <w:rsid w:val="16C574E1"/>
    <w:rsid w:val="16C5BC2F"/>
    <w:rsid w:val="16C9309C"/>
    <w:rsid w:val="16C9AD58"/>
    <w:rsid w:val="16CD88E1"/>
    <w:rsid w:val="16D11AC2"/>
    <w:rsid w:val="16D20568"/>
    <w:rsid w:val="16D4E314"/>
    <w:rsid w:val="16D5B6A3"/>
    <w:rsid w:val="16D7C6E4"/>
    <w:rsid w:val="16DDDC57"/>
    <w:rsid w:val="16DF78D6"/>
    <w:rsid w:val="16E1EE8A"/>
    <w:rsid w:val="16E6A2E5"/>
    <w:rsid w:val="16E75EDD"/>
    <w:rsid w:val="16E80C6E"/>
    <w:rsid w:val="16EA56AD"/>
    <w:rsid w:val="16EAD626"/>
    <w:rsid w:val="16EB9A07"/>
    <w:rsid w:val="16EC3603"/>
    <w:rsid w:val="16ECFDCA"/>
    <w:rsid w:val="16FA94C9"/>
    <w:rsid w:val="16FCEFF7"/>
    <w:rsid w:val="16FD65E9"/>
    <w:rsid w:val="170B9B1E"/>
    <w:rsid w:val="170BDEBE"/>
    <w:rsid w:val="17131C68"/>
    <w:rsid w:val="1713587F"/>
    <w:rsid w:val="171497F3"/>
    <w:rsid w:val="1719E444"/>
    <w:rsid w:val="1727C188"/>
    <w:rsid w:val="172AA70A"/>
    <w:rsid w:val="172BF7A1"/>
    <w:rsid w:val="17316843"/>
    <w:rsid w:val="17358C82"/>
    <w:rsid w:val="1735BFCE"/>
    <w:rsid w:val="1735DCAE"/>
    <w:rsid w:val="17385133"/>
    <w:rsid w:val="173C32F1"/>
    <w:rsid w:val="174C399C"/>
    <w:rsid w:val="174F99E1"/>
    <w:rsid w:val="175683F3"/>
    <w:rsid w:val="1756B4E7"/>
    <w:rsid w:val="175D692A"/>
    <w:rsid w:val="175E10DA"/>
    <w:rsid w:val="175E6504"/>
    <w:rsid w:val="175ED0F2"/>
    <w:rsid w:val="1764EE0F"/>
    <w:rsid w:val="1765C725"/>
    <w:rsid w:val="1765E2A7"/>
    <w:rsid w:val="1768E11B"/>
    <w:rsid w:val="176C71F7"/>
    <w:rsid w:val="1774E334"/>
    <w:rsid w:val="1775027B"/>
    <w:rsid w:val="1775DBF1"/>
    <w:rsid w:val="177694FF"/>
    <w:rsid w:val="17786256"/>
    <w:rsid w:val="17808BE0"/>
    <w:rsid w:val="1781B7A2"/>
    <w:rsid w:val="1782644A"/>
    <w:rsid w:val="17859A2C"/>
    <w:rsid w:val="1787C796"/>
    <w:rsid w:val="178D3586"/>
    <w:rsid w:val="178FADB3"/>
    <w:rsid w:val="1791C70D"/>
    <w:rsid w:val="17937583"/>
    <w:rsid w:val="179377A1"/>
    <w:rsid w:val="17980FA1"/>
    <w:rsid w:val="179836F2"/>
    <w:rsid w:val="1799FF02"/>
    <w:rsid w:val="179AA9F2"/>
    <w:rsid w:val="179D5D65"/>
    <w:rsid w:val="17A8FC26"/>
    <w:rsid w:val="17AD694C"/>
    <w:rsid w:val="17AF1E32"/>
    <w:rsid w:val="17B0C66B"/>
    <w:rsid w:val="17B55EBB"/>
    <w:rsid w:val="17B6CE76"/>
    <w:rsid w:val="17C17D88"/>
    <w:rsid w:val="17C6D699"/>
    <w:rsid w:val="17C8071E"/>
    <w:rsid w:val="17C83AAF"/>
    <w:rsid w:val="17CAAFA0"/>
    <w:rsid w:val="17D06701"/>
    <w:rsid w:val="17D400AE"/>
    <w:rsid w:val="17D68B26"/>
    <w:rsid w:val="17D6EA0A"/>
    <w:rsid w:val="17D87065"/>
    <w:rsid w:val="17E12D1D"/>
    <w:rsid w:val="17E2F09C"/>
    <w:rsid w:val="17E56355"/>
    <w:rsid w:val="17EB0338"/>
    <w:rsid w:val="17F179CB"/>
    <w:rsid w:val="17F51652"/>
    <w:rsid w:val="17F757B9"/>
    <w:rsid w:val="17F9B8EA"/>
    <w:rsid w:val="17F9E299"/>
    <w:rsid w:val="17FB5F41"/>
    <w:rsid w:val="1803D637"/>
    <w:rsid w:val="1803E0AE"/>
    <w:rsid w:val="180416D7"/>
    <w:rsid w:val="18046FC9"/>
    <w:rsid w:val="180576EB"/>
    <w:rsid w:val="1806073C"/>
    <w:rsid w:val="18098B9A"/>
    <w:rsid w:val="180ADBBB"/>
    <w:rsid w:val="180C413F"/>
    <w:rsid w:val="181193C3"/>
    <w:rsid w:val="18189232"/>
    <w:rsid w:val="181B1F39"/>
    <w:rsid w:val="181D42BA"/>
    <w:rsid w:val="1829E34E"/>
    <w:rsid w:val="182F696B"/>
    <w:rsid w:val="183049D5"/>
    <w:rsid w:val="1831D16C"/>
    <w:rsid w:val="1835394A"/>
    <w:rsid w:val="1838D294"/>
    <w:rsid w:val="1838FF9A"/>
    <w:rsid w:val="184A0D56"/>
    <w:rsid w:val="184BF1CB"/>
    <w:rsid w:val="184CB412"/>
    <w:rsid w:val="184CD526"/>
    <w:rsid w:val="184D3710"/>
    <w:rsid w:val="1856C616"/>
    <w:rsid w:val="1858676F"/>
    <w:rsid w:val="185CB8F7"/>
    <w:rsid w:val="186261BD"/>
    <w:rsid w:val="186357DD"/>
    <w:rsid w:val="1869DA74"/>
    <w:rsid w:val="186F8EC6"/>
    <w:rsid w:val="1872CA1E"/>
    <w:rsid w:val="18731636"/>
    <w:rsid w:val="187457EC"/>
    <w:rsid w:val="18755CB2"/>
    <w:rsid w:val="18770822"/>
    <w:rsid w:val="187B7EF0"/>
    <w:rsid w:val="187C27E6"/>
    <w:rsid w:val="1882DFA4"/>
    <w:rsid w:val="188CB144"/>
    <w:rsid w:val="188CF8A2"/>
    <w:rsid w:val="188D11E4"/>
    <w:rsid w:val="188E341C"/>
    <w:rsid w:val="188F4E69"/>
    <w:rsid w:val="188F6636"/>
    <w:rsid w:val="1890BF24"/>
    <w:rsid w:val="1892F266"/>
    <w:rsid w:val="1897B51B"/>
    <w:rsid w:val="189A206D"/>
    <w:rsid w:val="189B5139"/>
    <w:rsid w:val="189CC3D3"/>
    <w:rsid w:val="189D49C2"/>
    <w:rsid w:val="189DAF7B"/>
    <w:rsid w:val="18A37503"/>
    <w:rsid w:val="18ABC8EC"/>
    <w:rsid w:val="18B545BD"/>
    <w:rsid w:val="18BDC251"/>
    <w:rsid w:val="18BE358B"/>
    <w:rsid w:val="18BF8611"/>
    <w:rsid w:val="18C0D9F9"/>
    <w:rsid w:val="18C12968"/>
    <w:rsid w:val="18C2ED78"/>
    <w:rsid w:val="18C9B0DE"/>
    <w:rsid w:val="18D137A8"/>
    <w:rsid w:val="18D2EBE8"/>
    <w:rsid w:val="18D4D821"/>
    <w:rsid w:val="18DBE7A3"/>
    <w:rsid w:val="18DD56F3"/>
    <w:rsid w:val="18DFFF7D"/>
    <w:rsid w:val="18E16778"/>
    <w:rsid w:val="18E16DCE"/>
    <w:rsid w:val="18E2E827"/>
    <w:rsid w:val="18E391CD"/>
    <w:rsid w:val="18E40FC6"/>
    <w:rsid w:val="18E498E2"/>
    <w:rsid w:val="18ECF6B1"/>
    <w:rsid w:val="18EFABFD"/>
    <w:rsid w:val="18F05E80"/>
    <w:rsid w:val="18F46E3D"/>
    <w:rsid w:val="18F5CD6F"/>
    <w:rsid w:val="18F73F5D"/>
    <w:rsid w:val="18F87CF8"/>
    <w:rsid w:val="18FC009D"/>
    <w:rsid w:val="18FD4716"/>
    <w:rsid w:val="18FD6CFA"/>
    <w:rsid w:val="18FDE517"/>
    <w:rsid w:val="19012110"/>
    <w:rsid w:val="1901B91A"/>
    <w:rsid w:val="1901BE50"/>
    <w:rsid w:val="1909D062"/>
    <w:rsid w:val="190B3519"/>
    <w:rsid w:val="190D2D2A"/>
    <w:rsid w:val="19102956"/>
    <w:rsid w:val="192438BF"/>
    <w:rsid w:val="1924F66C"/>
    <w:rsid w:val="19250217"/>
    <w:rsid w:val="1929FB00"/>
    <w:rsid w:val="192B8EF9"/>
    <w:rsid w:val="192E9982"/>
    <w:rsid w:val="1935BCBF"/>
    <w:rsid w:val="193600D0"/>
    <w:rsid w:val="19389F7B"/>
    <w:rsid w:val="193A0720"/>
    <w:rsid w:val="194660BA"/>
    <w:rsid w:val="194A440E"/>
    <w:rsid w:val="194A9A25"/>
    <w:rsid w:val="194B49C4"/>
    <w:rsid w:val="194FF464"/>
    <w:rsid w:val="1950215B"/>
    <w:rsid w:val="1951E56C"/>
    <w:rsid w:val="19527342"/>
    <w:rsid w:val="195302D3"/>
    <w:rsid w:val="1953618C"/>
    <w:rsid w:val="195388CE"/>
    <w:rsid w:val="195619B9"/>
    <w:rsid w:val="1956DF0D"/>
    <w:rsid w:val="1957B870"/>
    <w:rsid w:val="19598A64"/>
    <w:rsid w:val="195D7C15"/>
    <w:rsid w:val="195E3ADA"/>
    <w:rsid w:val="195E760A"/>
    <w:rsid w:val="1962DDFC"/>
    <w:rsid w:val="19632FB3"/>
    <w:rsid w:val="19654067"/>
    <w:rsid w:val="196798A2"/>
    <w:rsid w:val="1967EB81"/>
    <w:rsid w:val="19684F3E"/>
    <w:rsid w:val="196AA0D7"/>
    <w:rsid w:val="196C3AFF"/>
    <w:rsid w:val="1975EE72"/>
    <w:rsid w:val="1976146A"/>
    <w:rsid w:val="197FC9EA"/>
    <w:rsid w:val="1981BA72"/>
    <w:rsid w:val="1982E441"/>
    <w:rsid w:val="1982E92E"/>
    <w:rsid w:val="1984DB6E"/>
    <w:rsid w:val="1986D998"/>
    <w:rsid w:val="19871A36"/>
    <w:rsid w:val="1987554D"/>
    <w:rsid w:val="19875C0D"/>
    <w:rsid w:val="198BC950"/>
    <w:rsid w:val="198BCE78"/>
    <w:rsid w:val="19959B83"/>
    <w:rsid w:val="199A1E99"/>
    <w:rsid w:val="199C0081"/>
    <w:rsid w:val="19A108F2"/>
    <w:rsid w:val="19A29A2B"/>
    <w:rsid w:val="19A5E17F"/>
    <w:rsid w:val="19AA6205"/>
    <w:rsid w:val="19AA6CC7"/>
    <w:rsid w:val="19B37B4A"/>
    <w:rsid w:val="19B8828D"/>
    <w:rsid w:val="19BF0E8C"/>
    <w:rsid w:val="19C4216E"/>
    <w:rsid w:val="19C998BD"/>
    <w:rsid w:val="19CA0A0E"/>
    <w:rsid w:val="19CB44B1"/>
    <w:rsid w:val="19CEC97E"/>
    <w:rsid w:val="19D0389E"/>
    <w:rsid w:val="19D0434B"/>
    <w:rsid w:val="19D2A5FB"/>
    <w:rsid w:val="19DEF64D"/>
    <w:rsid w:val="19E03374"/>
    <w:rsid w:val="19E35198"/>
    <w:rsid w:val="19E4E36D"/>
    <w:rsid w:val="19E86112"/>
    <w:rsid w:val="19ED7F8E"/>
    <w:rsid w:val="19EE0981"/>
    <w:rsid w:val="19F0AA3F"/>
    <w:rsid w:val="19F77D7C"/>
    <w:rsid w:val="19FCABC1"/>
    <w:rsid w:val="19FD4589"/>
    <w:rsid w:val="19FD5372"/>
    <w:rsid w:val="19FF4551"/>
    <w:rsid w:val="1A00CFF9"/>
    <w:rsid w:val="1A05B403"/>
    <w:rsid w:val="1A0622C0"/>
    <w:rsid w:val="1A0D92E7"/>
    <w:rsid w:val="1A0DD35F"/>
    <w:rsid w:val="1A0E4406"/>
    <w:rsid w:val="1A0F8B6B"/>
    <w:rsid w:val="1A134BB2"/>
    <w:rsid w:val="1A16A99E"/>
    <w:rsid w:val="1A16ED88"/>
    <w:rsid w:val="1A186526"/>
    <w:rsid w:val="1A1B4BF9"/>
    <w:rsid w:val="1A1D13ED"/>
    <w:rsid w:val="1A1D2D6B"/>
    <w:rsid w:val="1A1F4AD8"/>
    <w:rsid w:val="1A2069D6"/>
    <w:rsid w:val="1A22AF6A"/>
    <w:rsid w:val="1A240645"/>
    <w:rsid w:val="1A25D0C3"/>
    <w:rsid w:val="1A25FE5C"/>
    <w:rsid w:val="1A262776"/>
    <w:rsid w:val="1A26A526"/>
    <w:rsid w:val="1A26CCC8"/>
    <w:rsid w:val="1A2978C2"/>
    <w:rsid w:val="1A2F2AD9"/>
    <w:rsid w:val="1A364849"/>
    <w:rsid w:val="1A3679F6"/>
    <w:rsid w:val="1A3A178B"/>
    <w:rsid w:val="1A3CDFB7"/>
    <w:rsid w:val="1A3FFD80"/>
    <w:rsid w:val="1A44D2FE"/>
    <w:rsid w:val="1A48698B"/>
    <w:rsid w:val="1A4894E1"/>
    <w:rsid w:val="1A48F546"/>
    <w:rsid w:val="1A49C494"/>
    <w:rsid w:val="1A4C9204"/>
    <w:rsid w:val="1A5464E6"/>
    <w:rsid w:val="1A573C68"/>
    <w:rsid w:val="1A5753D1"/>
    <w:rsid w:val="1A5798DD"/>
    <w:rsid w:val="1A5998A5"/>
    <w:rsid w:val="1A5B7EAB"/>
    <w:rsid w:val="1A5B8710"/>
    <w:rsid w:val="1A5DBCB4"/>
    <w:rsid w:val="1A5DDCA7"/>
    <w:rsid w:val="1A62081B"/>
    <w:rsid w:val="1A626DD0"/>
    <w:rsid w:val="1A634081"/>
    <w:rsid w:val="1A63F22B"/>
    <w:rsid w:val="1A647FD8"/>
    <w:rsid w:val="1A6A5676"/>
    <w:rsid w:val="1A6E5408"/>
    <w:rsid w:val="1A6F6B32"/>
    <w:rsid w:val="1A705A57"/>
    <w:rsid w:val="1A72288F"/>
    <w:rsid w:val="1A7496CF"/>
    <w:rsid w:val="1A766815"/>
    <w:rsid w:val="1A780BF9"/>
    <w:rsid w:val="1A82EB18"/>
    <w:rsid w:val="1A84CAEF"/>
    <w:rsid w:val="1A8623F1"/>
    <w:rsid w:val="1A8693E0"/>
    <w:rsid w:val="1A87062E"/>
    <w:rsid w:val="1A87F6ED"/>
    <w:rsid w:val="1A8A8C6B"/>
    <w:rsid w:val="1A8BC5F3"/>
    <w:rsid w:val="1A9B9771"/>
    <w:rsid w:val="1A9BE1A0"/>
    <w:rsid w:val="1A9BF01B"/>
    <w:rsid w:val="1A9FB745"/>
    <w:rsid w:val="1AA0D22C"/>
    <w:rsid w:val="1AA448D6"/>
    <w:rsid w:val="1AA4E460"/>
    <w:rsid w:val="1AA5895E"/>
    <w:rsid w:val="1AA6E29E"/>
    <w:rsid w:val="1AA79462"/>
    <w:rsid w:val="1AAB7625"/>
    <w:rsid w:val="1AB22727"/>
    <w:rsid w:val="1AB3C36E"/>
    <w:rsid w:val="1AB9D190"/>
    <w:rsid w:val="1ABC2369"/>
    <w:rsid w:val="1ABC9413"/>
    <w:rsid w:val="1AC1DC76"/>
    <w:rsid w:val="1AC2F857"/>
    <w:rsid w:val="1AC5545F"/>
    <w:rsid w:val="1ACB98D3"/>
    <w:rsid w:val="1AD0D92F"/>
    <w:rsid w:val="1AD182B5"/>
    <w:rsid w:val="1AD1D12B"/>
    <w:rsid w:val="1AD81625"/>
    <w:rsid w:val="1ADA43F4"/>
    <w:rsid w:val="1ADAB068"/>
    <w:rsid w:val="1ADCD53F"/>
    <w:rsid w:val="1ADD6541"/>
    <w:rsid w:val="1AE170AF"/>
    <w:rsid w:val="1AE39C79"/>
    <w:rsid w:val="1AE3F106"/>
    <w:rsid w:val="1AE7BDE2"/>
    <w:rsid w:val="1AE9770A"/>
    <w:rsid w:val="1AECD2BA"/>
    <w:rsid w:val="1AF2515B"/>
    <w:rsid w:val="1AF39A1C"/>
    <w:rsid w:val="1AF69338"/>
    <w:rsid w:val="1AFC6A01"/>
    <w:rsid w:val="1AFC95C8"/>
    <w:rsid w:val="1AFD4C34"/>
    <w:rsid w:val="1AFF9BC9"/>
    <w:rsid w:val="1B048959"/>
    <w:rsid w:val="1B0986D2"/>
    <w:rsid w:val="1B09D2C1"/>
    <w:rsid w:val="1B0DA035"/>
    <w:rsid w:val="1B0E719D"/>
    <w:rsid w:val="1B10E020"/>
    <w:rsid w:val="1B149CFE"/>
    <w:rsid w:val="1B1870A0"/>
    <w:rsid w:val="1B1AAC30"/>
    <w:rsid w:val="1B234D7F"/>
    <w:rsid w:val="1B294C88"/>
    <w:rsid w:val="1B2AD78C"/>
    <w:rsid w:val="1B2B4637"/>
    <w:rsid w:val="1B36457B"/>
    <w:rsid w:val="1B3844A7"/>
    <w:rsid w:val="1B413AAC"/>
    <w:rsid w:val="1B4330FB"/>
    <w:rsid w:val="1B46CFD3"/>
    <w:rsid w:val="1B4B2CC3"/>
    <w:rsid w:val="1B4EBA5D"/>
    <w:rsid w:val="1B545EF4"/>
    <w:rsid w:val="1B54F8DF"/>
    <w:rsid w:val="1B551177"/>
    <w:rsid w:val="1B55210F"/>
    <w:rsid w:val="1B560836"/>
    <w:rsid w:val="1B5A748D"/>
    <w:rsid w:val="1B5D07EB"/>
    <w:rsid w:val="1B5DC747"/>
    <w:rsid w:val="1B604405"/>
    <w:rsid w:val="1B631566"/>
    <w:rsid w:val="1B652DCE"/>
    <w:rsid w:val="1B66B884"/>
    <w:rsid w:val="1B6DE6BA"/>
    <w:rsid w:val="1B714389"/>
    <w:rsid w:val="1B77D323"/>
    <w:rsid w:val="1B78DE14"/>
    <w:rsid w:val="1B79CD7D"/>
    <w:rsid w:val="1B82A91A"/>
    <w:rsid w:val="1B837495"/>
    <w:rsid w:val="1B84490C"/>
    <w:rsid w:val="1B883A27"/>
    <w:rsid w:val="1B88EC3D"/>
    <w:rsid w:val="1B89C8B9"/>
    <w:rsid w:val="1B99958C"/>
    <w:rsid w:val="1B9ACF00"/>
    <w:rsid w:val="1B9E5634"/>
    <w:rsid w:val="1BA19FE2"/>
    <w:rsid w:val="1BA9F728"/>
    <w:rsid w:val="1BAA257A"/>
    <w:rsid w:val="1BAAE7B3"/>
    <w:rsid w:val="1BAD406D"/>
    <w:rsid w:val="1BAFAF0C"/>
    <w:rsid w:val="1BB538C6"/>
    <w:rsid w:val="1BB5481A"/>
    <w:rsid w:val="1BB62306"/>
    <w:rsid w:val="1BB6D45A"/>
    <w:rsid w:val="1BB7EE31"/>
    <w:rsid w:val="1BBA917E"/>
    <w:rsid w:val="1BBABC98"/>
    <w:rsid w:val="1BBDC33B"/>
    <w:rsid w:val="1BBEB013"/>
    <w:rsid w:val="1BBF176D"/>
    <w:rsid w:val="1BC2C714"/>
    <w:rsid w:val="1BC3190E"/>
    <w:rsid w:val="1BC67C12"/>
    <w:rsid w:val="1BC7902C"/>
    <w:rsid w:val="1BC99F41"/>
    <w:rsid w:val="1BCB0102"/>
    <w:rsid w:val="1BCB05D2"/>
    <w:rsid w:val="1BCB9A7F"/>
    <w:rsid w:val="1BCE0688"/>
    <w:rsid w:val="1BD42BC0"/>
    <w:rsid w:val="1BD715DC"/>
    <w:rsid w:val="1BD9E80A"/>
    <w:rsid w:val="1BDB8B8A"/>
    <w:rsid w:val="1BE20BF9"/>
    <w:rsid w:val="1BE51E38"/>
    <w:rsid w:val="1BE57DDE"/>
    <w:rsid w:val="1BED9C19"/>
    <w:rsid w:val="1BF8A8F5"/>
    <w:rsid w:val="1BF94BC3"/>
    <w:rsid w:val="1BFA67F2"/>
    <w:rsid w:val="1BFB5506"/>
    <w:rsid w:val="1BFDA516"/>
    <w:rsid w:val="1BFDD17E"/>
    <w:rsid w:val="1C01AC16"/>
    <w:rsid w:val="1C020A75"/>
    <w:rsid w:val="1C03BA0B"/>
    <w:rsid w:val="1C05254C"/>
    <w:rsid w:val="1C08124B"/>
    <w:rsid w:val="1C0ACE01"/>
    <w:rsid w:val="1C0AF02B"/>
    <w:rsid w:val="1C0BE16B"/>
    <w:rsid w:val="1C0F1EE5"/>
    <w:rsid w:val="1C125317"/>
    <w:rsid w:val="1C1E7150"/>
    <w:rsid w:val="1C28FEE9"/>
    <w:rsid w:val="1C2CA4F7"/>
    <w:rsid w:val="1C312026"/>
    <w:rsid w:val="1C32228B"/>
    <w:rsid w:val="1C3663FF"/>
    <w:rsid w:val="1C36A458"/>
    <w:rsid w:val="1C371D2D"/>
    <w:rsid w:val="1C45EA9E"/>
    <w:rsid w:val="1C477A2E"/>
    <w:rsid w:val="1C49C553"/>
    <w:rsid w:val="1C4AA3E4"/>
    <w:rsid w:val="1C52801A"/>
    <w:rsid w:val="1C52D193"/>
    <w:rsid w:val="1C55558C"/>
    <w:rsid w:val="1C58B256"/>
    <w:rsid w:val="1C644531"/>
    <w:rsid w:val="1C65B670"/>
    <w:rsid w:val="1C669A34"/>
    <w:rsid w:val="1C6750BD"/>
    <w:rsid w:val="1C6B8567"/>
    <w:rsid w:val="1C6DCA92"/>
    <w:rsid w:val="1C6FBBFB"/>
    <w:rsid w:val="1C730180"/>
    <w:rsid w:val="1C742FF8"/>
    <w:rsid w:val="1C768816"/>
    <w:rsid w:val="1C76D1E6"/>
    <w:rsid w:val="1C78FCF5"/>
    <w:rsid w:val="1C790D55"/>
    <w:rsid w:val="1C803445"/>
    <w:rsid w:val="1C80F292"/>
    <w:rsid w:val="1C85D29D"/>
    <w:rsid w:val="1C8BA15A"/>
    <w:rsid w:val="1C91D011"/>
    <w:rsid w:val="1C925E8B"/>
    <w:rsid w:val="1C93DFC2"/>
    <w:rsid w:val="1C946488"/>
    <w:rsid w:val="1C964376"/>
    <w:rsid w:val="1C96C719"/>
    <w:rsid w:val="1C98524C"/>
    <w:rsid w:val="1C99DE6E"/>
    <w:rsid w:val="1C9B94CE"/>
    <w:rsid w:val="1C9F1A6B"/>
    <w:rsid w:val="1CA03E5B"/>
    <w:rsid w:val="1CA1742A"/>
    <w:rsid w:val="1CA35CE9"/>
    <w:rsid w:val="1CA42AB0"/>
    <w:rsid w:val="1CA60ED1"/>
    <w:rsid w:val="1CA74D27"/>
    <w:rsid w:val="1CAB22AB"/>
    <w:rsid w:val="1CACF8EE"/>
    <w:rsid w:val="1CAD5661"/>
    <w:rsid w:val="1CB0B156"/>
    <w:rsid w:val="1CB9D223"/>
    <w:rsid w:val="1CBBB9DD"/>
    <w:rsid w:val="1CBE8B35"/>
    <w:rsid w:val="1CBEA2E9"/>
    <w:rsid w:val="1CBF08F3"/>
    <w:rsid w:val="1CBF9371"/>
    <w:rsid w:val="1CC2876B"/>
    <w:rsid w:val="1CC373B9"/>
    <w:rsid w:val="1CC72A1D"/>
    <w:rsid w:val="1CCAA45D"/>
    <w:rsid w:val="1CCB0101"/>
    <w:rsid w:val="1CCD694E"/>
    <w:rsid w:val="1CCDBEE4"/>
    <w:rsid w:val="1CD1F0BF"/>
    <w:rsid w:val="1CD8CDDD"/>
    <w:rsid w:val="1CDBA105"/>
    <w:rsid w:val="1CDBAECD"/>
    <w:rsid w:val="1CDCBE79"/>
    <w:rsid w:val="1CE3F48A"/>
    <w:rsid w:val="1CE9129A"/>
    <w:rsid w:val="1CEFB1F3"/>
    <w:rsid w:val="1D09BF6E"/>
    <w:rsid w:val="1D0CF9AD"/>
    <w:rsid w:val="1D0DBAA9"/>
    <w:rsid w:val="1D100620"/>
    <w:rsid w:val="1D113D8D"/>
    <w:rsid w:val="1D116371"/>
    <w:rsid w:val="1D135DE1"/>
    <w:rsid w:val="1D1621A1"/>
    <w:rsid w:val="1D16FD19"/>
    <w:rsid w:val="1D1BA1EA"/>
    <w:rsid w:val="1D235296"/>
    <w:rsid w:val="1D24CC30"/>
    <w:rsid w:val="1D24EAB3"/>
    <w:rsid w:val="1D2676DB"/>
    <w:rsid w:val="1D2B36CF"/>
    <w:rsid w:val="1D2C029B"/>
    <w:rsid w:val="1D2E24FE"/>
    <w:rsid w:val="1D30C305"/>
    <w:rsid w:val="1D3234A6"/>
    <w:rsid w:val="1D331D5B"/>
    <w:rsid w:val="1D3491E0"/>
    <w:rsid w:val="1D34A2C4"/>
    <w:rsid w:val="1D390998"/>
    <w:rsid w:val="1D4376CB"/>
    <w:rsid w:val="1D4BDF4D"/>
    <w:rsid w:val="1D4FE7FC"/>
    <w:rsid w:val="1D520756"/>
    <w:rsid w:val="1D546D91"/>
    <w:rsid w:val="1D610064"/>
    <w:rsid w:val="1D64E59A"/>
    <w:rsid w:val="1D654EF5"/>
    <w:rsid w:val="1D669D6D"/>
    <w:rsid w:val="1D6731FA"/>
    <w:rsid w:val="1D695FF4"/>
    <w:rsid w:val="1D6BF59F"/>
    <w:rsid w:val="1D6C615C"/>
    <w:rsid w:val="1D73942B"/>
    <w:rsid w:val="1D75F8BF"/>
    <w:rsid w:val="1D7646E1"/>
    <w:rsid w:val="1D7774DF"/>
    <w:rsid w:val="1D7A42BF"/>
    <w:rsid w:val="1D7C160B"/>
    <w:rsid w:val="1D7E6FC6"/>
    <w:rsid w:val="1D7F898B"/>
    <w:rsid w:val="1D817267"/>
    <w:rsid w:val="1D832964"/>
    <w:rsid w:val="1D8CBC35"/>
    <w:rsid w:val="1D8E23B9"/>
    <w:rsid w:val="1D8FCDF1"/>
    <w:rsid w:val="1D90600D"/>
    <w:rsid w:val="1D90ADAC"/>
    <w:rsid w:val="1D917DA2"/>
    <w:rsid w:val="1D946B9F"/>
    <w:rsid w:val="1D988FA4"/>
    <w:rsid w:val="1D9A951F"/>
    <w:rsid w:val="1D9B70B8"/>
    <w:rsid w:val="1D9DC76D"/>
    <w:rsid w:val="1D9E9852"/>
    <w:rsid w:val="1DA5D60A"/>
    <w:rsid w:val="1DA5DE9D"/>
    <w:rsid w:val="1DA80273"/>
    <w:rsid w:val="1DA8ED1A"/>
    <w:rsid w:val="1DAA0839"/>
    <w:rsid w:val="1DAB8397"/>
    <w:rsid w:val="1DAF289D"/>
    <w:rsid w:val="1DB259D6"/>
    <w:rsid w:val="1DB5071B"/>
    <w:rsid w:val="1DB859F8"/>
    <w:rsid w:val="1DC067C0"/>
    <w:rsid w:val="1DC1E720"/>
    <w:rsid w:val="1DC63ED0"/>
    <w:rsid w:val="1DCE97B6"/>
    <w:rsid w:val="1DD12530"/>
    <w:rsid w:val="1DD22307"/>
    <w:rsid w:val="1DD97F8D"/>
    <w:rsid w:val="1DDCD61D"/>
    <w:rsid w:val="1DDCF201"/>
    <w:rsid w:val="1DE28B41"/>
    <w:rsid w:val="1DE35327"/>
    <w:rsid w:val="1DE90F24"/>
    <w:rsid w:val="1DE99E09"/>
    <w:rsid w:val="1DEAA6A2"/>
    <w:rsid w:val="1DF095EF"/>
    <w:rsid w:val="1DF0A476"/>
    <w:rsid w:val="1DF11791"/>
    <w:rsid w:val="1DF3783C"/>
    <w:rsid w:val="1DF3A8AD"/>
    <w:rsid w:val="1DF43192"/>
    <w:rsid w:val="1DF7D4D4"/>
    <w:rsid w:val="1DFC3D6C"/>
    <w:rsid w:val="1DFD063D"/>
    <w:rsid w:val="1DFD4C00"/>
    <w:rsid w:val="1E021441"/>
    <w:rsid w:val="1E029395"/>
    <w:rsid w:val="1E08A6F0"/>
    <w:rsid w:val="1E0A41B2"/>
    <w:rsid w:val="1E0B27B5"/>
    <w:rsid w:val="1E17C6FC"/>
    <w:rsid w:val="1E1E2279"/>
    <w:rsid w:val="1E21EE80"/>
    <w:rsid w:val="1E22C994"/>
    <w:rsid w:val="1E24A54C"/>
    <w:rsid w:val="1E2C5D21"/>
    <w:rsid w:val="1E2FF889"/>
    <w:rsid w:val="1E309BBE"/>
    <w:rsid w:val="1E3101FA"/>
    <w:rsid w:val="1E331FB7"/>
    <w:rsid w:val="1E348645"/>
    <w:rsid w:val="1E38EA3E"/>
    <w:rsid w:val="1E3A0E92"/>
    <w:rsid w:val="1E3D92F0"/>
    <w:rsid w:val="1E3E059F"/>
    <w:rsid w:val="1E3EF1B6"/>
    <w:rsid w:val="1E3FFFA0"/>
    <w:rsid w:val="1E41BBC7"/>
    <w:rsid w:val="1E421BC4"/>
    <w:rsid w:val="1E430322"/>
    <w:rsid w:val="1E449BAC"/>
    <w:rsid w:val="1E496185"/>
    <w:rsid w:val="1E4ADB99"/>
    <w:rsid w:val="1E4BAAA7"/>
    <w:rsid w:val="1E4C660C"/>
    <w:rsid w:val="1E4C81B7"/>
    <w:rsid w:val="1E4DB2E2"/>
    <w:rsid w:val="1E4E425C"/>
    <w:rsid w:val="1E583F90"/>
    <w:rsid w:val="1E5BA18B"/>
    <w:rsid w:val="1E5BD398"/>
    <w:rsid w:val="1E5CF016"/>
    <w:rsid w:val="1E5E98D6"/>
    <w:rsid w:val="1E65FE2E"/>
    <w:rsid w:val="1E66F395"/>
    <w:rsid w:val="1E67DA65"/>
    <w:rsid w:val="1E693E7C"/>
    <w:rsid w:val="1E6B3B54"/>
    <w:rsid w:val="1E6B901E"/>
    <w:rsid w:val="1E6CC05B"/>
    <w:rsid w:val="1E700D4B"/>
    <w:rsid w:val="1E73E2CC"/>
    <w:rsid w:val="1E750DCB"/>
    <w:rsid w:val="1E756A29"/>
    <w:rsid w:val="1E79E81C"/>
    <w:rsid w:val="1E81D609"/>
    <w:rsid w:val="1E8530A7"/>
    <w:rsid w:val="1E87DE23"/>
    <w:rsid w:val="1E88AC46"/>
    <w:rsid w:val="1E8B13E0"/>
    <w:rsid w:val="1E8C5193"/>
    <w:rsid w:val="1E92D604"/>
    <w:rsid w:val="1E952B7D"/>
    <w:rsid w:val="1E977BEF"/>
    <w:rsid w:val="1E993E73"/>
    <w:rsid w:val="1E995B02"/>
    <w:rsid w:val="1E9DE1DA"/>
    <w:rsid w:val="1E9FCAD5"/>
    <w:rsid w:val="1EA03D36"/>
    <w:rsid w:val="1EA3D425"/>
    <w:rsid w:val="1EADE9F9"/>
    <w:rsid w:val="1EB06B3A"/>
    <w:rsid w:val="1EB1B67E"/>
    <w:rsid w:val="1EBD31A8"/>
    <w:rsid w:val="1EBF9414"/>
    <w:rsid w:val="1EBFB43C"/>
    <w:rsid w:val="1EC201CC"/>
    <w:rsid w:val="1ECBFD1C"/>
    <w:rsid w:val="1ECC6DA7"/>
    <w:rsid w:val="1ECEBBB9"/>
    <w:rsid w:val="1ECF0C91"/>
    <w:rsid w:val="1ED1CB86"/>
    <w:rsid w:val="1ED56FC5"/>
    <w:rsid w:val="1ED8690A"/>
    <w:rsid w:val="1EDA465B"/>
    <w:rsid w:val="1EDBAA36"/>
    <w:rsid w:val="1EDF001F"/>
    <w:rsid w:val="1EDF1973"/>
    <w:rsid w:val="1EE278A5"/>
    <w:rsid w:val="1EE369F0"/>
    <w:rsid w:val="1EE44B0F"/>
    <w:rsid w:val="1EE45C00"/>
    <w:rsid w:val="1EE83FDF"/>
    <w:rsid w:val="1EE8B0C6"/>
    <w:rsid w:val="1EEDBA8D"/>
    <w:rsid w:val="1EEE14C8"/>
    <w:rsid w:val="1EF1B671"/>
    <w:rsid w:val="1EF227A0"/>
    <w:rsid w:val="1EF38CC3"/>
    <w:rsid w:val="1EF4B668"/>
    <w:rsid w:val="1EF5644B"/>
    <w:rsid w:val="1EF57A31"/>
    <w:rsid w:val="1EFB11FD"/>
    <w:rsid w:val="1F021B07"/>
    <w:rsid w:val="1F028B7E"/>
    <w:rsid w:val="1F04A6E2"/>
    <w:rsid w:val="1F06630E"/>
    <w:rsid w:val="1F0C45CF"/>
    <w:rsid w:val="1F0CF5B1"/>
    <w:rsid w:val="1F0F4859"/>
    <w:rsid w:val="1F11D73D"/>
    <w:rsid w:val="1F17691C"/>
    <w:rsid w:val="1F17D636"/>
    <w:rsid w:val="1F1D5553"/>
    <w:rsid w:val="1F382A80"/>
    <w:rsid w:val="1F395274"/>
    <w:rsid w:val="1F3C83FF"/>
    <w:rsid w:val="1F4133D3"/>
    <w:rsid w:val="1F42C76A"/>
    <w:rsid w:val="1F458335"/>
    <w:rsid w:val="1F492AA2"/>
    <w:rsid w:val="1F496B19"/>
    <w:rsid w:val="1F4C2AC8"/>
    <w:rsid w:val="1F4EB027"/>
    <w:rsid w:val="1F522581"/>
    <w:rsid w:val="1F528BBB"/>
    <w:rsid w:val="1F536C74"/>
    <w:rsid w:val="1F53E272"/>
    <w:rsid w:val="1F54AE68"/>
    <w:rsid w:val="1F57E7F8"/>
    <w:rsid w:val="1F5A98CD"/>
    <w:rsid w:val="1F5ADEEA"/>
    <w:rsid w:val="1F5C3821"/>
    <w:rsid w:val="1F5CF992"/>
    <w:rsid w:val="1F5ECCEB"/>
    <w:rsid w:val="1F68C851"/>
    <w:rsid w:val="1F6EFB6D"/>
    <w:rsid w:val="1F70E65E"/>
    <w:rsid w:val="1F72EA0F"/>
    <w:rsid w:val="1F756E0A"/>
    <w:rsid w:val="1F7F474C"/>
    <w:rsid w:val="1F81F24A"/>
    <w:rsid w:val="1F872979"/>
    <w:rsid w:val="1F8C6C28"/>
    <w:rsid w:val="1F94476F"/>
    <w:rsid w:val="1F9455FF"/>
    <w:rsid w:val="1F977A3B"/>
    <w:rsid w:val="1F9B15D2"/>
    <w:rsid w:val="1FA1F85E"/>
    <w:rsid w:val="1FA421C2"/>
    <w:rsid w:val="1FA52B29"/>
    <w:rsid w:val="1FA742D1"/>
    <w:rsid w:val="1FAF7E59"/>
    <w:rsid w:val="1FB247A3"/>
    <w:rsid w:val="1FB3A964"/>
    <w:rsid w:val="1FB763A5"/>
    <w:rsid w:val="1FBA1C6F"/>
    <w:rsid w:val="1FBA7C92"/>
    <w:rsid w:val="1FBFCB12"/>
    <w:rsid w:val="1FC4210D"/>
    <w:rsid w:val="1FC4884E"/>
    <w:rsid w:val="1FC8BB0E"/>
    <w:rsid w:val="1FC9E27D"/>
    <w:rsid w:val="1FCFF174"/>
    <w:rsid w:val="1FD8403C"/>
    <w:rsid w:val="1FD8AC90"/>
    <w:rsid w:val="1FDD4AB3"/>
    <w:rsid w:val="1FDDB1D9"/>
    <w:rsid w:val="1FE0B260"/>
    <w:rsid w:val="1FE326AF"/>
    <w:rsid w:val="1FE7950A"/>
    <w:rsid w:val="1FE8423F"/>
    <w:rsid w:val="1FF2D4A2"/>
    <w:rsid w:val="1FF3E2DE"/>
    <w:rsid w:val="1FFE0D25"/>
    <w:rsid w:val="1FFFA44D"/>
    <w:rsid w:val="20050EDD"/>
    <w:rsid w:val="20057F17"/>
    <w:rsid w:val="200965E6"/>
    <w:rsid w:val="200B827D"/>
    <w:rsid w:val="200BCCA8"/>
    <w:rsid w:val="200D82D4"/>
    <w:rsid w:val="200FF807"/>
    <w:rsid w:val="2015E61C"/>
    <w:rsid w:val="2018D684"/>
    <w:rsid w:val="201D12E2"/>
    <w:rsid w:val="2023B08B"/>
    <w:rsid w:val="2025177C"/>
    <w:rsid w:val="2026572B"/>
    <w:rsid w:val="202BE382"/>
    <w:rsid w:val="202CAA2A"/>
    <w:rsid w:val="2034DEA7"/>
    <w:rsid w:val="203587D1"/>
    <w:rsid w:val="2035D42E"/>
    <w:rsid w:val="2039593F"/>
    <w:rsid w:val="203CF290"/>
    <w:rsid w:val="20403ABB"/>
    <w:rsid w:val="20411C92"/>
    <w:rsid w:val="20471E53"/>
    <w:rsid w:val="204AC458"/>
    <w:rsid w:val="204E270F"/>
    <w:rsid w:val="2052B0E3"/>
    <w:rsid w:val="20545602"/>
    <w:rsid w:val="205BD786"/>
    <w:rsid w:val="2061CE97"/>
    <w:rsid w:val="2061E40E"/>
    <w:rsid w:val="20627A47"/>
    <w:rsid w:val="206442A2"/>
    <w:rsid w:val="2064E0B1"/>
    <w:rsid w:val="20678E22"/>
    <w:rsid w:val="206A79F0"/>
    <w:rsid w:val="206D45A1"/>
    <w:rsid w:val="2071B5A6"/>
    <w:rsid w:val="20723DF1"/>
    <w:rsid w:val="207862B7"/>
    <w:rsid w:val="207FD618"/>
    <w:rsid w:val="208EA593"/>
    <w:rsid w:val="2099E36E"/>
    <w:rsid w:val="209D9900"/>
    <w:rsid w:val="209F3438"/>
    <w:rsid w:val="209F3809"/>
    <w:rsid w:val="20A0E679"/>
    <w:rsid w:val="20A78C7B"/>
    <w:rsid w:val="20A7C669"/>
    <w:rsid w:val="20A8804B"/>
    <w:rsid w:val="20A95A54"/>
    <w:rsid w:val="20AD2A3F"/>
    <w:rsid w:val="20AF6FF5"/>
    <w:rsid w:val="20B4C594"/>
    <w:rsid w:val="20B4F7BF"/>
    <w:rsid w:val="20C16F93"/>
    <w:rsid w:val="20C31D7A"/>
    <w:rsid w:val="20CA3AEF"/>
    <w:rsid w:val="20CB509F"/>
    <w:rsid w:val="20CE42BB"/>
    <w:rsid w:val="20CEFE57"/>
    <w:rsid w:val="20D0AFF1"/>
    <w:rsid w:val="20D1255A"/>
    <w:rsid w:val="20D39012"/>
    <w:rsid w:val="20D4C090"/>
    <w:rsid w:val="20D791F6"/>
    <w:rsid w:val="20D8B155"/>
    <w:rsid w:val="20D9B57D"/>
    <w:rsid w:val="20DD3E8C"/>
    <w:rsid w:val="20E0A755"/>
    <w:rsid w:val="20E3E456"/>
    <w:rsid w:val="20E3F3AA"/>
    <w:rsid w:val="20E5F7A5"/>
    <w:rsid w:val="20F2AB00"/>
    <w:rsid w:val="20F8FB09"/>
    <w:rsid w:val="20F9FF9B"/>
    <w:rsid w:val="20FAA2D0"/>
    <w:rsid w:val="20FE3FCC"/>
    <w:rsid w:val="2100A9C7"/>
    <w:rsid w:val="21031C3B"/>
    <w:rsid w:val="21047A31"/>
    <w:rsid w:val="21068E4E"/>
    <w:rsid w:val="210757FB"/>
    <w:rsid w:val="2109383C"/>
    <w:rsid w:val="210E68E0"/>
    <w:rsid w:val="210FABB0"/>
    <w:rsid w:val="21137783"/>
    <w:rsid w:val="211505C1"/>
    <w:rsid w:val="2117B22F"/>
    <w:rsid w:val="2118F0BB"/>
    <w:rsid w:val="211AEF62"/>
    <w:rsid w:val="211C7731"/>
    <w:rsid w:val="211D73DE"/>
    <w:rsid w:val="2121FBEC"/>
    <w:rsid w:val="2123D714"/>
    <w:rsid w:val="2126DC9A"/>
    <w:rsid w:val="212E86F4"/>
    <w:rsid w:val="21317C6A"/>
    <w:rsid w:val="2132D600"/>
    <w:rsid w:val="21380D8F"/>
    <w:rsid w:val="213DB4D1"/>
    <w:rsid w:val="214465F3"/>
    <w:rsid w:val="214ACBC2"/>
    <w:rsid w:val="214B9ED5"/>
    <w:rsid w:val="214BCA66"/>
    <w:rsid w:val="214BD878"/>
    <w:rsid w:val="214C037C"/>
    <w:rsid w:val="214D8B5F"/>
    <w:rsid w:val="21524D3E"/>
    <w:rsid w:val="2156025D"/>
    <w:rsid w:val="21567843"/>
    <w:rsid w:val="21572F7B"/>
    <w:rsid w:val="215B1939"/>
    <w:rsid w:val="215BA7F1"/>
    <w:rsid w:val="215CB32A"/>
    <w:rsid w:val="215E69CA"/>
    <w:rsid w:val="21669D2C"/>
    <w:rsid w:val="21671A0B"/>
    <w:rsid w:val="2168368B"/>
    <w:rsid w:val="216A5DAA"/>
    <w:rsid w:val="21704134"/>
    <w:rsid w:val="21720F67"/>
    <w:rsid w:val="217D3618"/>
    <w:rsid w:val="217E43A3"/>
    <w:rsid w:val="217E737B"/>
    <w:rsid w:val="217F8185"/>
    <w:rsid w:val="2180A3DD"/>
    <w:rsid w:val="218196DE"/>
    <w:rsid w:val="2181DC0E"/>
    <w:rsid w:val="2182C1B3"/>
    <w:rsid w:val="2187A2D7"/>
    <w:rsid w:val="218983BE"/>
    <w:rsid w:val="218A8C58"/>
    <w:rsid w:val="2190D7D5"/>
    <w:rsid w:val="2198045F"/>
    <w:rsid w:val="219D8072"/>
    <w:rsid w:val="219E4F88"/>
    <w:rsid w:val="21A3ABDB"/>
    <w:rsid w:val="21A40642"/>
    <w:rsid w:val="21A41662"/>
    <w:rsid w:val="21ACBCBF"/>
    <w:rsid w:val="21B150C7"/>
    <w:rsid w:val="21B19FE5"/>
    <w:rsid w:val="21B241F5"/>
    <w:rsid w:val="21B4AF1B"/>
    <w:rsid w:val="21B4B5AC"/>
    <w:rsid w:val="21B74623"/>
    <w:rsid w:val="21B769C6"/>
    <w:rsid w:val="21B9BB2F"/>
    <w:rsid w:val="21BF2EAA"/>
    <w:rsid w:val="21CCB9EC"/>
    <w:rsid w:val="21CE5F5F"/>
    <w:rsid w:val="21CED465"/>
    <w:rsid w:val="21CEFFF3"/>
    <w:rsid w:val="21D0E0A3"/>
    <w:rsid w:val="21D2EB5C"/>
    <w:rsid w:val="21D4EA74"/>
    <w:rsid w:val="21DD7F33"/>
    <w:rsid w:val="21E317BA"/>
    <w:rsid w:val="21E348FD"/>
    <w:rsid w:val="21E5B7AB"/>
    <w:rsid w:val="21E69545"/>
    <w:rsid w:val="21E7C525"/>
    <w:rsid w:val="21E9BD63"/>
    <w:rsid w:val="21EBC8AB"/>
    <w:rsid w:val="21ED1826"/>
    <w:rsid w:val="21EE1406"/>
    <w:rsid w:val="21F88352"/>
    <w:rsid w:val="21FEED51"/>
    <w:rsid w:val="21FEF764"/>
    <w:rsid w:val="22014589"/>
    <w:rsid w:val="22067357"/>
    <w:rsid w:val="220AE579"/>
    <w:rsid w:val="220B49AD"/>
    <w:rsid w:val="220DA349"/>
    <w:rsid w:val="2213D5EC"/>
    <w:rsid w:val="22150225"/>
    <w:rsid w:val="2216B8C7"/>
    <w:rsid w:val="22284653"/>
    <w:rsid w:val="222906B4"/>
    <w:rsid w:val="222B3424"/>
    <w:rsid w:val="2231FDCD"/>
    <w:rsid w:val="223245EF"/>
    <w:rsid w:val="2236D255"/>
    <w:rsid w:val="223B94B0"/>
    <w:rsid w:val="223EF25A"/>
    <w:rsid w:val="22447F84"/>
    <w:rsid w:val="224486CD"/>
    <w:rsid w:val="2245974E"/>
    <w:rsid w:val="224A10AB"/>
    <w:rsid w:val="224AB314"/>
    <w:rsid w:val="22524C80"/>
    <w:rsid w:val="225AABAA"/>
    <w:rsid w:val="225EBD23"/>
    <w:rsid w:val="2260D895"/>
    <w:rsid w:val="2263FAC6"/>
    <w:rsid w:val="226B7577"/>
    <w:rsid w:val="226F1B51"/>
    <w:rsid w:val="226F4433"/>
    <w:rsid w:val="227619CA"/>
    <w:rsid w:val="22768A2B"/>
    <w:rsid w:val="227A587C"/>
    <w:rsid w:val="227E3D6A"/>
    <w:rsid w:val="227F15AD"/>
    <w:rsid w:val="2282BA59"/>
    <w:rsid w:val="2283F44E"/>
    <w:rsid w:val="22845D9B"/>
    <w:rsid w:val="2285A6E2"/>
    <w:rsid w:val="228AD6FE"/>
    <w:rsid w:val="228EAAA4"/>
    <w:rsid w:val="22900EAA"/>
    <w:rsid w:val="229010AF"/>
    <w:rsid w:val="22917B8C"/>
    <w:rsid w:val="2297FC30"/>
    <w:rsid w:val="229AFC34"/>
    <w:rsid w:val="229CCD90"/>
    <w:rsid w:val="229D5F27"/>
    <w:rsid w:val="22A4A0EC"/>
    <w:rsid w:val="22A6BB7E"/>
    <w:rsid w:val="22A90642"/>
    <w:rsid w:val="22B52940"/>
    <w:rsid w:val="22C625E8"/>
    <w:rsid w:val="22CE92F7"/>
    <w:rsid w:val="22D76379"/>
    <w:rsid w:val="22E41B2C"/>
    <w:rsid w:val="22E97440"/>
    <w:rsid w:val="22ED66ED"/>
    <w:rsid w:val="22EE23B5"/>
    <w:rsid w:val="22F496D9"/>
    <w:rsid w:val="22F604AE"/>
    <w:rsid w:val="22F7FCAA"/>
    <w:rsid w:val="22FBE1C8"/>
    <w:rsid w:val="22FC394F"/>
    <w:rsid w:val="22FCF281"/>
    <w:rsid w:val="230574D7"/>
    <w:rsid w:val="2309F4E1"/>
    <w:rsid w:val="230B4676"/>
    <w:rsid w:val="230BAB1D"/>
    <w:rsid w:val="230FC469"/>
    <w:rsid w:val="23110DB7"/>
    <w:rsid w:val="231C098E"/>
    <w:rsid w:val="231EDAE0"/>
    <w:rsid w:val="231F061D"/>
    <w:rsid w:val="2320FE7C"/>
    <w:rsid w:val="232503D4"/>
    <w:rsid w:val="2325CA81"/>
    <w:rsid w:val="23294668"/>
    <w:rsid w:val="232B1256"/>
    <w:rsid w:val="232B6F40"/>
    <w:rsid w:val="232D3D35"/>
    <w:rsid w:val="23312086"/>
    <w:rsid w:val="2339524F"/>
    <w:rsid w:val="233C2E1E"/>
    <w:rsid w:val="23410D04"/>
    <w:rsid w:val="23423176"/>
    <w:rsid w:val="23451078"/>
    <w:rsid w:val="2348E584"/>
    <w:rsid w:val="234DA845"/>
    <w:rsid w:val="234DC92D"/>
    <w:rsid w:val="2352E90D"/>
    <w:rsid w:val="2355E889"/>
    <w:rsid w:val="235834B7"/>
    <w:rsid w:val="235F73D8"/>
    <w:rsid w:val="235FABE2"/>
    <w:rsid w:val="2361A309"/>
    <w:rsid w:val="23632549"/>
    <w:rsid w:val="2364A115"/>
    <w:rsid w:val="23669BEE"/>
    <w:rsid w:val="2367E1BF"/>
    <w:rsid w:val="2368A779"/>
    <w:rsid w:val="2369C917"/>
    <w:rsid w:val="236A0CFB"/>
    <w:rsid w:val="236D40EC"/>
    <w:rsid w:val="2372C997"/>
    <w:rsid w:val="2375D33E"/>
    <w:rsid w:val="237C4745"/>
    <w:rsid w:val="237F1A4A"/>
    <w:rsid w:val="2381AC83"/>
    <w:rsid w:val="2387708F"/>
    <w:rsid w:val="2388919A"/>
    <w:rsid w:val="238CC012"/>
    <w:rsid w:val="238F7824"/>
    <w:rsid w:val="239081C6"/>
    <w:rsid w:val="23931436"/>
    <w:rsid w:val="239AD9A0"/>
    <w:rsid w:val="23A37ED2"/>
    <w:rsid w:val="23A6D57D"/>
    <w:rsid w:val="23A91A35"/>
    <w:rsid w:val="23AAA592"/>
    <w:rsid w:val="23AAE656"/>
    <w:rsid w:val="23ACA60A"/>
    <w:rsid w:val="23AEBC4F"/>
    <w:rsid w:val="23AEE76E"/>
    <w:rsid w:val="23B2B042"/>
    <w:rsid w:val="23B5E654"/>
    <w:rsid w:val="23BAEC84"/>
    <w:rsid w:val="23BDCFCE"/>
    <w:rsid w:val="23C04409"/>
    <w:rsid w:val="23CE5A37"/>
    <w:rsid w:val="23CEEE8B"/>
    <w:rsid w:val="23CF0E10"/>
    <w:rsid w:val="23D449D2"/>
    <w:rsid w:val="23D67C5E"/>
    <w:rsid w:val="23D7AAD3"/>
    <w:rsid w:val="23D9053F"/>
    <w:rsid w:val="23E3FE57"/>
    <w:rsid w:val="23ED7F74"/>
    <w:rsid w:val="23EE469E"/>
    <w:rsid w:val="23F860DE"/>
    <w:rsid w:val="23FA6A07"/>
    <w:rsid w:val="23FD27B4"/>
    <w:rsid w:val="23FFBDF4"/>
    <w:rsid w:val="24023051"/>
    <w:rsid w:val="240692D7"/>
    <w:rsid w:val="240754EB"/>
    <w:rsid w:val="240BCFBA"/>
    <w:rsid w:val="240C56DE"/>
    <w:rsid w:val="240CB1FC"/>
    <w:rsid w:val="240D5AE8"/>
    <w:rsid w:val="240D9784"/>
    <w:rsid w:val="24121D61"/>
    <w:rsid w:val="24136858"/>
    <w:rsid w:val="2414B1EC"/>
    <w:rsid w:val="24167B1F"/>
    <w:rsid w:val="24202970"/>
    <w:rsid w:val="2420AA2A"/>
    <w:rsid w:val="2420B5C9"/>
    <w:rsid w:val="24235949"/>
    <w:rsid w:val="2426E6B3"/>
    <w:rsid w:val="242CE773"/>
    <w:rsid w:val="242D4B2B"/>
    <w:rsid w:val="2431BE34"/>
    <w:rsid w:val="24330DDB"/>
    <w:rsid w:val="2437211F"/>
    <w:rsid w:val="243DC0C4"/>
    <w:rsid w:val="243EA6D4"/>
    <w:rsid w:val="2440421F"/>
    <w:rsid w:val="244A33DE"/>
    <w:rsid w:val="244DE077"/>
    <w:rsid w:val="244EFB0F"/>
    <w:rsid w:val="244F6D81"/>
    <w:rsid w:val="24559F90"/>
    <w:rsid w:val="2455FCF8"/>
    <w:rsid w:val="2459B16E"/>
    <w:rsid w:val="245C68BF"/>
    <w:rsid w:val="246060AF"/>
    <w:rsid w:val="24623F01"/>
    <w:rsid w:val="2462C81C"/>
    <w:rsid w:val="2464E37B"/>
    <w:rsid w:val="24698F26"/>
    <w:rsid w:val="246A81DD"/>
    <w:rsid w:val="246D681D"/>
    <w:rsid w:val="2470B2A2"/>
    <w:rsid w:val="2478CCBF"/>
    <w:rsid w:val="247C1C5A"/>
    <w:rsid w:val="247C8CBE"/>
    <w:rsid w:val="247E9F7E"/>
    <w:rsid w:val="24811488"/>
    <w:rsid w:val="248197F3"/>
    <w:rsid w:val="24898DEA"/>
    <w:rsid w:val="248BA5F1"/>
    <w:rsid w:val="248DBA93"/>
    <w:rsid w:val="2492DC23"/>
    <w:rsid w:val="2493F5B2"/>
    <w:rsid w:val="249B45CB"/>
    <w:rsid w:val="249CDA73"/>
    <w:rsid w:val="24A1A9F5"/>
    <w:rsid w:val="24ABF3AE"/>
    <w:rsid w:val="24ACEA34"/>
    <w:rsid w:val="24AF4E1D"/>
    <w:rsid w:val="24BBA146"/>
    <w:rsid w:val="24BC904F"/>
    <w:rsid w:val="24BECEAB"/>
    <w:rsid w:val="24C2849C"/>
    <w:rsid w:val="24C388C0"/>
    <w:rsid w:val="24C6E239"/>
    <w:rsid w:val="24C76235"/>
    <w:rsid w:val="24C77A5B"/>
    <w:rsid w:val="24CB1E57"/>
    <w:rsid w:val="24D1B9D2"/>
    <w:rsid w:val="24D8EE2C"/>
    <w:rsid w:val="24DE7BF0"/>
    <w:rsid w:val="24DF2BB9"/>
    <w:rsid w:val="24E3986B"/>
    <w:rsid w:val="24E3FF26"/>
    <w:rsid w:val="24E47DCF"/>
    <w:rsid w:val="24E60321"/>
    <w:rsid w:val="24E8AA50"/>
    <w:rsid w:val="24E98B06"/>
    <w:rsid w:val="24EF45B0"/>
    <w:rsid w:val="24F46AE4"/>
    <w:rsid w:val="24F6EBF9"/>
    <w:rsid w:val="24F79CAA"/>
    <w:rsid w:val="24F8E999"/>
    <w:rsid w:val="24F90070"/>
    <w:rsid w:val="24FC8A40"/>
    <w:rsid w:val="24FDA185"/>
    <w:rsid w:val="2503DB87"/>
    <w:rsid w:val="25067A9C"/>
    <w:rsid w:val="250B25FB"/>
    <w:rsid w:val="25140BD7"/>
    <w:rsid w:val="25184CEB"/>
    <w:rsid w:val="251AD749"/>
    <w:rsid w:val="251BB90C"/>
    <w:rsid w:val="251BC960"/>
    <w:rsid w:val="251C6FAB"/>
    <w:rsid w:val="2524E70A"/>
    <w:rsid w:val="252631A5"/>
    <w:rsid w:val="252923DA"/>
    <w:rsid w:val="253B75D2"/>
    <w:rsid w:val="2541EAA6"/>
    <w:rsid w:val="254289EB"/>
    <w:rsid w:val="2549105A"/>
    <w:rsid w:val="254F9C1F"/>
    <w:rsid w:val="2558A231"/>
    <w:rsid w:val="2559350D"/>
    <w:rsid w:val="255AD464"/>
    <w:rsid w:val="255CBCEF"/>
    <w:rsid w:val="2561CD21"/>
    <w:rsid w:val="25647BD8"/>
    <w:rsid w:val="25652388"/>
    <w:rsid w:val="2567DFFE"/>
    <w:rsid w:val="256A6BF1"/>
    <w:rsid w:val="256CA2A7"/>
    <w:rsid w:val="256F1B3A"/>
    <w:rsid w:val="25704329"/>
    <w:rsid w:val="2573CE37"/>
    <w:rsid w:val="2573DE6F"/>
    <w:rsid w:val="257515C1"/>
    <w:rsid w:val="257BFBF1"/>
    <w:rsid w:val="257CA024"/>
    <w:rsid w:val="25819A3A"/>
    <w:rsid w:val="25846542"/>
    <w:rsid w:val="25864019"/>
    <w:rsid w:val="258AE56B"/>
    <w:rsid w:val="258BD8F9"/>
    <w:rsid w:val="258F00F1"/>
    <w:rsid w:val="258F8579"/>
    <w:rsid w:val="2597CE1A"/>
    <w:rsid w:val="2597EEB9"/>
    <w:rsid w:val="2599CEBA"/>
    <w:rsid w:val="259BA729"/>
    <w:rsid w:val="259C2438"/>
    <w:rsid w:val="259E7833"/>
    <w:rsid w:val="25AB0915"/>
    <w:rsid w:val="25AE011F"/>
    <w:rsid w:val="25B0E9AE"/>
    <w:rsid w:val="25BAAB5B"/>
    <w:rsid w:val="25BAC4CD"/>
    <w:rsid w:val="25BB8A5B"/>
    <w:rsid w:val="25BBA1F5"/>
    <w:rsid w:val="25BDCDF3"/>
    <w:rsid w:val="25C0B73E"/>
    <w:rsid w:val="25C25D2F"/>
    <w:rsid w:val="25C6DA9D"/>
    <w:rsid w:val="25C78266"/>
    <w:rsid w:val="25C8D36B"/>
    <w:rsid w:val="25C91863"/>
    <w:rsid w:val="25CC8C40"/>
    <w:rsid w:val="25CF6B8D"/>
    <w:rsid w:val="25D63944"/>
    <w:rsid w:val="25DF988A"/>
    <w:rsid w:val="25DFB371"/>
    <w:rsid w:val="25E7D7CF"/>
    <w:rsid w:val="25EECEEB"/>
    <w:rsid w:val="25EF1CBA"/>
    <w:rsid w:val="25EFE62E"/>
    <w:rsid w:val="25F31D92"/>
    <w:rsid w:val="25F365EE"/>
    <w:rsid w:val="25F4C019"/>
    <w:rsid w:val="25F4FD96"/>
    <w:rsid w:val="25FE9922"/>
    <w:rsid w:val="2600275D"/>
    <w:rsid w:val="2601D2E2"/>
    <w:rsid w:val="26023AA7"/>
    <w:rsid w:val="26026096"/>
    <w:rsid w:val="26035DDA"/>
    <w:rsid w:val="2603D51F"/>
    <w:rsid w:val="26049146"/>
    <w:rsid w:val="26052594"/>
    <w:rsid w:val="260A5A03"/>
    <w:rsid w:val="260AA898"/>
    <w:rsid w:val="260DC6C1"/>
    <w:rsid w:val="260EE6CA"/>
    <w:rsid w:val="260FCC38"/>
    <w:rsid w:val="26117183"/>
    <w:rsid w:val="26140B5B"/>
    <w:rsid w:val="261C2444"/>
    <w:rsid w:val="261E0B95"/>
    <w:rsid w:val="261F5E47"/>
    <w:rsid w:val="261FC189"/>
    <w:rsid w:val="26248A76"/>
    <w:rsid w:val="262872C7"/>
    <w:rsid w:val="2630E83B"/>
    <w:rsid w:val="26351BE9"/>
    <w:rsid w:val="26353B66"/>
    <w:rsid w:val="2638F2BE"/>
    <w:rsid w:val="2638F991"/>
    <w:rsid w:val="263BEB4C"/>
    <w:rsid w:val="263EDCA5"/>
    <w:rsid w:val="264177E7"/>
    <w:rsid w:val="26454246"/>
    <w:rsid w:val="2646BD41"/>
    <w:rsid w:val="264A1FFE"/>
    <w:rsid w:val="264C790B"/>
    <w:rsid w:val="264C7EB1"/>
    <w:rsid w:val="2653B541"/>
    <w:rsid w:val="265A32D5"/>
    <w:rsid w:val="265B3A6E"/>
    <w:rsid w:val="265E513C"/>
    <w:rsid w:val="265EA286"/>
    <w:rsid w:val="266163D4"/>
    <w:rsid w:val="26640937"/>
    <w:rsid w:val="26693224"/>
    <w:rsid w:val="266CB5BF"/>
    <w:rsid w:val="266D9796"/>
    <w:rsid w:val="266E6D42"/>
    <w:rsid w:val="266E9EEF"/>
    <w:rsid w:val="2675A486"/>
    <w:rsid w:val="26761300"/>
    <w:rsid w:val="26776AB7"/>
    <w:rsid w:val="2678CF0F"/>
    <w:rsid w:val="26791467"/>
    <w:rsid w:val="267EA6D2"/>
    <w:rsid w:val="267FDC74"/>
    <w:rsid w:val="2680CFB4"/>
    <w:rsid w:val="2682097B"/>
    <w:rsid w:val="2682367F"/>
    <w:rsid w:val="2682CE33"/>
    <w:rsid w:val="26835941"/>
    <w:rsid w:val="26848F19"/>
    <w:rsid w:val="2685AB70"/>
    <w:rsid w:val="2685B4C3"/>
    <w:rsid w:val="2686660E"/>
    <w:rsid w:val="268713DE"/>
    <w:rsid w:val="2687ACB3"/>
    <w:rsid w:val="26880FE7"/>
    <w:rsid w:val="26893DF4"/>
    <w:rsid w:val="2689418D"/>
    <w:rsid w:val="268D80ED"/>
    <w:rsid w:val="26938B03"/>
    <w:rsid w:val="26943659"/>
    <w:rsid w:val="26988140"/>
    <w:rsid w:val="2699E58D"/>
    <w:rsid w:val="269B5566"/>
    <w:rsid w:val="269EC08E"/>
    <w:rsid w:val="26A044AF"/>
    <w:rsid w:val="26A108EF"/>
    <w:rsid w:val="26A50F6D"/>
    <w:rsid w:val="26AACF00"/>
    <w:rsid w:val="26AB20E2"/>
    <w:rsid w:val="26ADC46C"/>
    <w:rsid w:val="26B0E9E4"/>
    <w:rsid w:val="26B18DAA"/>
    <w:rsid w:val="26B276F7"/>
    <w:rsid w:val="26B51C2B"/>
    <w:rsid w:val="26B75A79"/>
    <w:rsid w:val="26B80440"/>
    <w:rsid w:val="26BAC90A"/>
    <w:rsid w:val="26BAEEDC"/>
    <w:rsid w:val="26BE7623"/>
    <w:rsid w:val="26BFCB12"/>
    <w:rsid w:val="26C1BB77"/>
    <w:rsid w:val="26C3BA4B"/>
    <w:rsid w:val="26C5E233"/>
    <w:rsid w:val="26C6F652"/>
    <w:rsid w:val="26C88060"/>
    <w:rsid w:val="26C9D08C"/>
    <w:rsid w:val="26CCAC37"/>
    <w:rsid w:val="26CE98EC"/>
    <w:rsid w:val="26CFE1B5"/>
    <w:rsid w:val="26D2E7A7"/>
    <w:rsid w:val="26D40A8B"/>
    <w:rsid w:val="26D7107F"/>
    <w:rsid w:val="26D7BFE9"/>
    <w:rsid w:val="26D8A1C0"/>
    <w:rsid w:val="26DE8B18"/>
    <w:rsid w:val="26DFB90D"/>
    <w:rsid w:val="26E1C53B"/>
    <w:rsid w:val="26E25A83"/>
    <w:rsid w:val="26E8405E"/>
    <w:rsid w:val="26E871E6"/>
    <w:rsid w:val="26E97D88"/>
    <w:rsid w:val="26EA749B"/>
    <w:rsid w:val="26EF9102"/>
    <w:rsid w:val="26F0E922"/>
    <w:rsid w:val="26F29CB5"/>
    <w:rsid w:val="26F38495"/>
    <w:rsid w:val="26F3B5B7"/>
    <w:rsid w:val="26F78273"/>
    <w:rsid w:val="26FDC352"/>
    <w:rsid w:val="2701656D"/>
    <w:rsid w:val="2704FABD"/>
    <w:rsid w:val="270B4ACA"/>
    <w:rsid w:val="2712FB62"/>
    <w:rsid w:val="271683FF"/>
    <w:rsid w:val="271728DA"/>
    <w:rsid w:val="271EC634"/>
    <w:rsid w:val="2724F35A"/>
    <w:rsid w:val="2728A6EF"/>
    <w:rsid w:val="272EFA67"/>
    <w:rsid w:val="272F753C"/>
    <w:rsid w:val="2737028C"/>
    <w:rsid w:val="273997B9"/>
    <w:rsid w:val="273E14F7"/>
    <w:rsid w:val="273E70D4"/>
    <w:rsid w:val="2743352E"/>
    <w:rsid w:val="2746E63F"/>
    <w:rsid w:val="274A81A3"/>
    <w:rsid w:val="274E4BE7"/>
    <w:rsid w:val="275EBFB6"/>
    <w:rsid w:val="275F3BD3"/>
    <w:rsid w:val="27657430"/>
    <w:rsid w:val="2769411F"/>
    <w:rsid w:val="276BAE33"/>
    <w:rsid w:val="276C35E5"/>
    <w:rsid w:val="27708DCE"/>
    <w:rsid w:val="2770DD1D"/>
    <w:rsid w:val="2773A677"/>
    <w:rsid w:val="2777C18D"/>
    <w:rsid w:val="27797E42"/>
    <w:rsid w:val="277ECA5C"/>
    <w:rsid w:val="277FC63D"/>
    <w:rsid w:val="278536C5"/>
    <w:rsid w:val="27895447"/>
    <w:rsid w:val="2789AD8D"/>
    <w:rsid w:val="27961DE4"/>
    <w:rsid w:val="279F8A22"/>
    <w:rsid w:val="27A3E900"/>
    <w:rsid w:val="27A82AA0"/>
    <w:rsid w:val="27AA1612"/>
    <w:rsid w:val="27AA95E0"/>
    <w:rsid w:val="27AAC9AB"/>
    <w:rsid w:val="27ACF474"/>
    <w:rsid w:val="27B0E1DB"/>
    <w:rsid w:val="27B4DA59"/>
    <w:rsid w:val="27C03C03"/>
    <w:rsid w:val="27C2E339"/>
    <w:rsid w:val="27C58BE4"/>
    <w:rsid w:val="27C7D0CF"/>
    <w:rsid w:val="27D28DBC"/>
    <w:rsid w:val="27D54AFA"/>
    <w:rsid w:val="27DA0919"/>
    <w:rsid w:val="27DB425E"/>
    <w:rsid w:val="27DB549D"/>
    <w:rsid w:val="27DB9C93"/>
    <w:rsid w:val="27DCC3C0"/>
    <w:rsid w:val="27DCE486"/>
    <w:rsid w:val="27DDE229"/>
    <w:rsid w:val="27DEB548"/>
    <w:rsid w:val="27DEFC03"/>
    <w:rsid w:val="27DF72EA"/>
    <w:rsid w:val="27E09F8D"/>
    <w:rsid w:val="27E27D40"/>
    <w:rsid w:val="27E406B5"/>
    <w:rsid w:val="27E71B5F"/>
    <w:rsid w:val="27EDDC23"/>
    <w:rsid w:val="27EE8FDE"/>
    <w:rsid w:val="27FCC37A"/>
    <w:rsid w:val="27FD5254"/>
    <w:rsid w:val="27FDC85B"/>
    <w:rsid w:val="27FF8B86"/>
    <w:rsid w:val="280BA1E0"/>
    <w:rsid w:val="280D3AA7"/>
    <w:rsid w:val="2811BEA9"/>
    <w:rsid w:val="281320B2"/>
    <w:rsid w:val="2815EE5A"/>
    <w:rsid w:val="28191D7C"/>
    <w:rsid w:val="2820CB3E"/>
    <w:rsid w:val="2821FEB0"/>
    <w:rsid w:val="282251C6"/>
    <w:rsid w:val="2827BBAA"/>
    <w:rsid w:val="28288A69"/>
    <w:rsid w:val="28292E7B"/>
    <w:rsid w:val="282C8B37"/>
    <w:rsid w:val="282D0C00"/>
    <w:rsid w:val="282DAAE4"/>
    <w:rsid w:val="282F7AD5"/>
    <w:rsid w:val="2832D3CA"/>
    <w:rsid w:val="283D1A7C"/>
    <w:rsid w:val="283D8D61"/>
    <w:rsid w:val="284B4F35"/>
    <w:rsid w:val="284E20FB"/>
    <w:rsid w:val="28577D7B"/>
    <w:rsid w:val="285841F2"/>
    <w:rsid w:val="285B3CB6"/>
    <w:rsid w:val="285B6FCD"/>
    <w:rsid w:val="285D7C67"/>
    <w:rsid w:val="28605E3B"/>
    <w:rsid w:val="2861171D"/>
    <w:rsid w:val="2862C066"/>
    <w:rsid w:val="2867ED66"/>
    <w:rsid w:val="286DA6EB"/>
    <w:rsid w:val="286E3034"/>
    <w:rsid w:val="286F652E"/>
    <w:rsid w:val="287339BD"/>
    <w:rsid w:val="2873576F"/>
    <w:rsid w:val="2874D852"/>
    <w:rsid w:val="28770BFE"/>
    <w:rsid w:val="287F0ACA"/>
    <w:rsid w:val="2889057B"/>
    <w:rsid w:val="28949082"/>
    <w:rsid w:val="2895E58B"/>
    <w:rsid w:val="2895EB53"/>
    <w:rsid w:val="28963A71"/>
    <w:rsid w:val="28989365"/>
    <w:rsid w:val="28990873"/>
    <w:rsid w:val="289A48F9"/>
    <w:rsid w:val="289FC10E"/>
    <w:rsid w:val="28A08496"/>
    <w:rsid w:val="28A2B262"/>
    <w:rsid w:val="28A335AE"/>
    <w:rsid w:val="28A47512"/>
    <w:rsid w:val="28A7E9E9"/>
    <w:rsid w:val="28AB15F6"/>
    <w:rsid w:val="28B00888"/>
    <w:rsid w:val="28B13DC4"/>
    <w:rsid w:val="28B1D48C"/>
    <w:rsid w:val="28B78FD0"/>
    <w:rsid w:val="28B8AA2A"/>
    <w:rsid w:val="28BDA84D"/>
    <w:rsid w:val="28BF4E78"/>
    <w:rsid w:val="28C0E454"/>
    <w:rsid w:val="28C2639E"/>
    <w:rsid w:val="28C873C8"/>
    <w:rsid w:val="28C95680"/>
    <w:rsid w:val="28CAE06E"/>
    <w:rsid w:val="28D118CB"/>
    <w:rsid w:val="28D5BCCC"/>
    <w:rsid w:val="28DD08FF"/>
    <w:rsid w:val="28E00E37"/>
    <w:rsid w:val="28E3C163"/>
    <w:rsid w:val="28E3CBFB"/>
    <w:rsid w:val="28E6EF63"/>
    <w:rsid w:val="28EA16D7"/>
    <w:rsid w:val="28EA3E18"/>
    <w:rsid w:val="28EB3553"/>
    <w:rsid w:val="28EDD9C4"/>
    <w:rsid w:val="28EF22FE"/>
    <w:rsid w:val="28EF4288"/>
    <w:rsid w:val="28EFA18F"/>
    <w:rsid w:val="28F00223"/>
    <w:rsid w:val="28FAF36A"/>
    <w:rsid w:val="28FDBD9D"/>
    <w:rsid w:val="290B39C3"/>
    <w:rsid w:val="2916A732"/>
    <w:rsid w:val="291B2F3D"/>
    <w:rsid w:val="291C20CB"/>
    <w:rsid w:val="2920DCDA"/>
    <w:rsid w:val="292225A6"/>
    <w:rsid w:val="29298169"/>
    <w:rsid w:val="292B84CF"/>
    <w:rsid w:val="292DA530"/>
    <w:rsid w:val="29300271"/>
    <w:rsid w:val="293825CF"/>
    <w:rsid w:val="2939606D"/>
    <w:rsid w:val="293BB829"/>
    <w:rsid w:val="293BFABB"/>
    <w:rsid w:val="29401AB0"/>
    <w:rsid w:val="2941ABD5"/>
    <w:rsid w:val="2942DC16"/>
    <w:rsid w:val="2945BC85"/>
    <w:rsid w:val="2950D768"/>
    <w:rsid w:val="29557E40"/>
    <w:rsid w:val="2955F659"/>
    <w:rsid w:val="2958D360"/>
    <w:rsid w:val="295B683F"/>
    <w:rsid w:val="295BEC70"/>
    <w:rsid w:val="295D6E55"/>
    <w:rsid w:val="295DDB68"/>
    <w:rsid w:val="295F1CBC"/>
    <w:rsid w:val="296530D7"/>
    <w:rsid w:val="2965570B"/>
    <w:rsid w:val="296A0B45"/>
    <w:rsid w:val="297087EE"/>
    <w:rsid w:val="2972CD45"/>
    <w:rsid w:val="297493AD"/>
    <w:rsid w:val="2976F7F6"/>
    <w:rsid w:val="297B50F1"/>
    <w:rsid w:val="297B78D1"/>
    <w:rsid w:val="297DD044"/>
    <w:rsid w:val="2981ABE7"/>
    <w:rsid w:val="29833ECE"/>
    <w:rsid w:val="298F6405"/>
    <w:rsid w:val="2997AB6B"/>
    <w:rsid w:val="299C3230"/>
    <w:rsid w:val="29A45638"/>
    <w:rsid w:val="29A888F8"/>
    <w:rsid w:val="29A972DC"/>
    <w:rsid w:val="29AC1D61"/>
    <w:rsid w:val="29B10907"/>
    <w:rsid w:val="29B27DF7"/>
    <w:rsid w:val="29B357BE"/>
    <w:rsid w:val="29B5943B"/>
    <w:rsid w:val="29B90AC2"/>
    <w:rsid w:val="29BA2A56"/>
    <w:rsid w:val="29BDC6DE"/>
    <w:rsid w:val="29C6E988"/>
    <w:rsid w:val="29CDF3F8"/>
    <w:rsid w:val="29DC3833"/>
    <w:rsid w:val="29DCD48C"/>
    <w:rsid w:val="29DE8924"/>
    <w:rsid w:val="29DEF4E0"/>
    <w:rsid w:val="29E56FB2"/>
    <w:rsid w:val="29EB3D95"/>
    <w:rsid w:val="29ED559C"/>
    <w:rsid w:val="29F642F8"/>
    <w:rsid w:val="29FB5B0D"/>
    <w:rsid w:val="2A0384D7"/>
    <w:rsid w:val="2A065953"/>
    <w:rsid w:val="2A066B14"/>
    <w:rsid w:val="2A06A0A1"/>
    <w:rsid w:val="2A08E05A"/>
    <w:rsid w:val="2A095DBE"/>
    <w:rsid w:val="2A101AB8"/>
    <w:rsid w:val="2A13548C"/>
    <w:rsid w:val="2A192AD2"/>
    <w:rsid w:val="2A1A2DDE"/>
    <w:rsid w:val="2A1BB0AA"/>
    <w:rsid w:val="2A26541D"/>
    <w:rsid w:val="2A295EEF"/>
    <w:rsid w:val="2A2B977D"/>
    <w:rsid w:val="2A2BBED4"/>
    <w:rsid w:val="2A32CBA8"/>
    <w:rsid w:val="2A38B5DC"/>
    <w:rsid w:val="2A3CBE01"/>
    <w:rsid w:val="2A3D7930"/>
    <w:rsid w:val="2A3F2D4D"/>
    <w:rsid w:val="2A40F885"/>
    <w:rsid w:val="2A4234C7"/>
    <w:rsid w:val="2A423F38"/>
    <w:rsid w:val="2A435E38"/>
    <w:rsid w:val="2A44C3F7"/>
    <w:rsid w:val="2A45546B"/>
    <w:rsid w:val="2A45C71F"/>
    <w:rsid w:val="2A477BCA"/>
    <w:rsid w:val="2A4B40D5"/>
    <w:rsid w:val="2A4F2CF1"/>
    <w:rsid w:val="2A528D0F"/>
    <w:rsid w:val="2A53B65A"/>
    <w:rsid w:val="2A5F6148"/>
    <w:rsid w:val="2A5F7DB7"/>
    <w:rsid w:val="2A607B07"/>
    <w:rsid w:val="2A60971A"/>
    <w:rsid w:val="2A67215C"/>
    <w:rsid w:val="2A6A230E"/>
    <w:rsid w:val="2A6B70D8"/>
    <w:rsid w:val="2A6C8485"/>
    <w:rsid w:val="2A7145C5"/>
    <w:rsid w:val="2A724F33"/>
    <w:rsid w:val="2A74AC8D"/>
    <w:rsid w:val="2A78E84A"/>
    <w:rsid w:val="2A7A96D4"/>
    <w:rsid w:val="2A7BD9D8"/>
    <w:rsid w:val="2A7DFBF9"/>
    <w:rsid w:val="2A852BAB"/>
    <w:rsid w:val="2A89213A"/>
    <w:rsid w:val="2A9462F4"/>
    <w:rsid w:val="2A94FE44"/>
    <w:rsid w:val="2A99FD32"/>
    <w:rsid w:val="2A9D9091"/>
    <w:rsid w:val="2A9DD825"/>
    <w:rsid w:val="2AA34DC6"/>
    <w:rsid w:val="2AA459A3"/>
    <w:rsid w:val="2AA97494"/>
    <w:rsid w:val="2AB03C95"/>
    <w:rsid w:val="2AB5D911"/>
    <w:rsid w:val="2AB68E48"/>
    <w:rsid w:val="2AB75724"/>
    <w:rsid w:val="2AC2CA2F"/>
    <w:rsid w:val="2AC4180C"/>
    <w:rsid w:val="2AC76904"/>
    <w:rsid w:val="2ACC8A0D"/>
    <w:rsid w:val="2ACEEDD0"/>
    <w:rsid w:val="2AD02BF0"/>
    <w:rsid w:val="2AD6C2A3"/>
    <w:rsid w:val="2AD90191"/>
    <w:rsid w:val="2AE36646"/>
    <w:rsid w:val="2AE8B4D6"/>
    <w:rsid w:val="2AEAE1AF"/>
    <w:rsid w:val="2AEC9F3B"/>
    <w:rsid w:val="2AEF4CC8"/>
    <w:rsid w:val="2AEFE810"/>
    <w:rsid w:val="2AF05477"/>
    <w:rsid w:val="2AF56FB3"/>
    <w:rsid w:val="2AFCEF9D"/>
    <w:rsid w:val="2B017682"/>
    <w:rsid w:val="2B027FFF"/>
    <w:rsid w:val="2B03C6EE"/>
    <w:rsid w:val="2B0761E8"/>
    <w:rsid w:val="2B08E9CC"/>
    <w:rsid w:val="2B09C71D"/>
    <w:rsid w:val="2B0E8159"/>
    <w:rsid w:val="2B11F9A7"/>
    <w:rsid w:val="2B134532"/>
    <w:rsid w:val="2B15F421"/>
    <w:rsid w:val="2B165694"/>
    <w:rsid w:val="2B19C7E3"/>
    <w:rsid w:val="2B1C7F79"/>
    <w:rsid w:val="2B1C8A6A"/>
    <w:rsid w:val="2B1EC79B"/>
    <w:rsid w:val="2B209BF2"/>
    <w:rsid w:val="2B21160E"/>
    <w:rsid w:val="2B214BBB"/>
    <w:rsid w:val="2B27416F"/>
    <w:rsid w:val="2B27D2F9"/>
    <w:rsid w:val="2B2A81F4"/>
    <w:rsid w:val="2B2BF818"/>
    <w:rsid w:val="2B2C15CC"/>
    <w:rsid w:val="2B2E369F"/>
    <w:rsid w:val="2B306B22"/>
    <w:rsid w:val="2B3359B7"/>
    <w:rsid w:val="2B33844E"/>
    <w:rsid w:val="2B357D99"/>
    <w:rsid w:val="2B3B0F9C"/>
    <w:rsid w:val="2B3FA464"/>
    <w:rsid w:val="2B3FC721"/>
    <w:rsid w:val="2B45000C"/>
    <w:rsid w:val="2B4541B5"/>
    <w:rsid w:val="2B479409"/>
    <w:rsid w:val="2B4890AF"/>
    <w:rsid w:val="2B4B9621"/>
    <w:rsid w:val="2B4BEB4C"/>
    <w:rsid w:val="2B507A11"/>
    <w:rsid w:val="2B52FA5A"/>
    <w:rsid w:val="2B53F000"/>
    <w:rsid w:val="2B56AF18"/>
    <w:rsid w:val="2B57AEF4"/>
    <w:rsid w:val="2B59D103"/>
    <w:rsid w:val="2B5CC74B"/>
    <w:rsid w:val="2B63B09C"/>
    <w:rsid w:val="2B6ED271"/>
    <w:rsid w:val="2B6EDC41"/>
    <w:rsid w:val="2B7230C3"/>
    <w:rsid w:val="2B748768"/>
    <w:rsid w:val="2B7A8C9E"/>
    <w:rsid w:val="2B84478A"/>
    <w:rsid w:val="2B84F6D6"/>
    <w:rsid w:val="2B883486"/>
    <w:rsid w:val="2B895B23"/>
    <w:rsid w:val="2B8A6E01"/>
    <w:rsid w:val="2B8EEE1A"/>
    <w:rsid w:val="2B94421C"/>
    <w:rsid w:val="2B995356"/>
    <w:rsid w:val="2B9B4DC5"/>
    <w:rsid w:val="2B9B540B"/>
    <w:rsid w:val="2B9D200F"/>
    <w:rsid w:val="2BA07416"/>
    <w:rsid w:val="2BA6BCA9"/>
    <w:rsid w:val="2BA9319A"/>
    <w:rsid w:val="2BAB88F4"/>
    <w:rsid w:val="2BABCE2F"/>
    <w:rsid w:val="2BAEE0BE"/>
    <w:rsid w:val="2BAF595E"/>
    <w:rsid w:val="2BB295B8"/>
    <w:rsid w:val="2BB3888B"/>
    <w:rsid w:val="2BB4DECD"/>
    <w:rsid w:val="2BB5D3A0"/>
    <w:rsid w:val="2BB6FFB8"/>
    <w:rsid w:val="2BB765D6"/>
    <w:rsid w:val="2BB91E7D"/>
    <w:rsid w:val="2BBA9167"/>
    <w:rsid w:val="2BBD1A8C"/>
    <w:rsid w:val="2BBE6F6C"/>
    <w:rsid w:val="2BBF19BA"/>
    <w:rsid w:val="2BCAE608"/>
    <w:rsid w:val="2BCF8555"/>
    <w:rsid w:val="2BD2EF7B"/>
    <w:rsid w:val="2BD5DF32"/>
    <w:rsid w:val="2BDB065B"/>
    <w:rsid w:val="2BDB354F"/>
    <w:rsid w:val="2BDE9D8E"/>
    <w:rsid w:val="2BDFE692"/>
    <w:rsid w:val="2BE1E470"/>
    <w:rsid w:val="2BE524E2"/>
    <w:rsid w:val="2BE90DFB"/>
    <w:rsid w:val="2BEA4B71"/>
    <w:rsid w:val="2BED5D80"/>
    <w:rsid w:val="2BEEB177"/>
    <w:rsid w:val="2BF3F80A"/>
    <w:rsid w:val="2BF58200"/>
    <w:rsid w:val="2BF60A8C"/>
    <w:rsid w:val="2BF8206B"/>
    <w:rsid w:val="2BF8CA83"/>
    <w:rsid w:val="2BFD97E4"/>
    <w:rsid w:val="2C060401"/>
    <w:rsid w:val="2C0B422B"/>
    <w:rsid w:val="2C0BFEC9"/>
    <w:rsid w:val="2C0CA713"/>
    <w:rsid w:val="2C13ABBF"/>
    <w:rsid w:val="2C147667"/>
    <w:rsid w:val="2C169A94"/>
    <w:rsid w:val="2C17AB00"/>
    <w:rsid w:val="2C17B3BE"/>
    <w:rsid w:val="2C180117"/>
    <w:rsid w:val="2C1BEE4D"/>
    <w:rsid w:val="2C1EC5AD"/>
    <w:rsid w:val="2C1FA771"/>
    <w:rsid w:val="2C222E9C"/>
    <w:rsid w:val="2C22AA7B"/>
    <w:rsid w:val="2C22BE91"/>
    <w:rsid w:val="2C249A74"/>
    <w:rsid w:val="2C29EEEF"/>
    <w:rsid w:val="2C2B67FF"/>
    <w:rsid w:val="2C35720B"/>
    <w:rsid w:val="2C3718D0"/>
    <w:rsid w:val="2C41BCFD"/>
    <w:rsid w:val="2C429F3D"/>
    <w:rsid w:val="2C4C882F"/>
    <w:rsid w:val="2C504AF9"/>
    <w:rsid w:val="2C5499CE"/>
    <w:rsid w:val="2C5580BA"/>
    <w:rsid w:val="2C5602ED"/>
    <w:rsid w:val="2C5668F7"/>
    <w:rsid w:val="2C57E224"/>
    <w:rsid w:val="2C59ED55"/>
    <w:rsid w:val="2C5BCDAB"/>
    <w:rsid w:val="2C5D2CC5"/>
    <w:rsid w:val="2C64AE7A"/>
    <w:rsid w:val="2C65B01B"/>
    <w:rsid w:val="2C67BAC7"/>
    <w:rsid w:val="2C69A9EA"/>
    <w:rsid w:val="2C69E9C8"/>
    <w:rsid w:val="2C6CFFF7"/>
    <w:rsid w:val="2C6E119F"/>
    <w:rsid w:val="2C6E5AF6"/>
    <w:rsid w:val="2C7547E6"/>
    <w:rsid w:val="2C7A2286"/>
    <w:rsid w:val="2C87A634"/>
    <w:rsid w:val="2C8A9E93"/>
    <w:rsid w:val="2C901278"/>
    <w:rsid w:val="2C93638A"/>
    <w:rsid w:val="2C9C9EC8"/>
    <w:rsid w:val="2C9FAC3F"/>
    <w:rsid w:val="2CA02E63"/>
    <w:rsid w:val="2CA54DCF"/>
    <w:rsid w:val="2CA8DC88"/>
    <w:rsid w:val="2CA91832"/>
    <w:rsid w:val="2CA9D2E2"/>
    <w:rsid w:val="2CAB8834"/>
    <w:rsid w:val="2CAC00E6"/>
    <w:rsid w:val="2CB19144"/>
    <w:rsid w:val="2CB48EFA"/>
    <w:rsid w:val="2CBAC343"/>
    <w:rsid w:val="2CBC88B0"/>
    <w:rsid w:val="2CBCFD9B"/>
    <w:rsid w:val="2CCD6B11"/>
    <w:rsid w:val="2CCDD348"/>
    <w:rsid w:val="2CD3357D"/>
    <w:rsid w:val="2CD4821D"/>
    <w:rsid w:val="2CD52B48"/>
    <w:rsid w:val="2CD58B6A"/>
    <w:rsid w:val="2CD664AE"/>
    <w:rsid w:val="2CD85150"/>
    <w:rsid w:val="2CDB0FE7"/>
    <w:rsid w:val="2CDC7240"/>
    <w:rsid w:val="2CDE65D4"/>
    <w:rsid w:val="2CDF95AC"/>
    <w:rsid w:val="2CE10A72"/>
    <w:rsid w:val="2CE27C36"/>
    <w:rsid w:val="2CE3E948"/>
    <w:rsid w:val="2CE7CE87"/>
    <w:rsid w:val="2CED4EB6"/>
    <w:rsid w:val="2CED6CB8"/>
    <w:rsid w:val="2CF0A57F"/>
    <w:rsid w:val="2CF51B3E"/>
    <w:rsid w:val="2CF81119"/>
    <w:rsid w:val="2CF9B4C1"/>
    <w:rsid w:val="2CFF3654"/>
    <w:rsid w:val="2D052279"/>
    <w:rsid w:val="2D09DDE6"/>
    <w:rsid w:val="2D0A9029"/>
    <w:rsid w:val="2D0FDE91"/>
    <w:rsid w:val="2D12FEAC"/>
    <w:rsid w:val="2D15E7D2"/>
    <w:rsid w:val="2D189B8C"/>
    <w:rsid w:val="2D1A9A81"/>
    <w:rsid w:val="2D1C3343"/>
    <w:rsid w:val="2D1C55B2"/>
    <w:rsid w:val="2D1F4A96"/>
    <w:rsid w:val="2D20D3EA"/>
    <w:rsid w:val="2D2ABB2A"/>
    <w:rsid w:val="2D2F4AA3"/>
    <w:rsid w:val="2D328AE5"/>
    <w:rsid w:val="2D333F2D"/>
    <w:rsid w:val="2D3835DF"/>
    <w:rsid w:val="2D394FF2"/>
    <w:rsid w:val="2D3C8242"/>
    <w:rsid w:val="2D46768E"/>
    <w:rsid w:val="2D48AEE9"/>
    <w:rsid w:val="2D4D95DB"/>
    <w:rsid w:val="2D525BD7"/>
    <w:rsid w:val="2D52FF67"/>
    <w:rsid w:val="2D57E3C2"/>
    <w:rsid w:val="2D5A897E"/>
    <w:rsid w:val="2D5ACEAE"/>
    <w:rsid w:val="2D626642"/>
    <w:rsid w:val="2D6382C9"/>
    <w:rsid w:val="2D69DF15"/>
    <w:rsid w:val="2D6C7CDB"/>
    <w:rsid w:val="2D6D20CF"/>
    <w:rsid w:val="2D6FCC5F"/>
    <w:rsid w:val="2D7091B8"/>
    <w:rsid w:val="2D721942"/>
    <w:rsid w:val="2D7A8274"/>
    <w:rsid w:val="2D7C4FC6"/>
    <w:rsid w:val="2D7D4B17"/>
    <w:rsid w:val="2D8339F2"/>
    <w:rsid w:val="2D834264"/>
    <w:rsid w:val="2D83EB8E"/>
    <w:rsid w:val="2D86C21C"/>
    <w:rsid w:val="2D8703D2"/>
    <w:rsid w:val="2D8D312B"/>
    <w:rsid w:val="2D8F1803"/>
    <w:rsid w:val="2D90B4C9"/>
    <w:rsid w:val="2D96DC97"/>
    <w:rsid w:val="2D975F49"/>
    <w:rsid w:val="2D9945B5"/>
    <w:rsid w:val="2DA00CEB"/>
    <w:rsid w:val="2DA2A045"/>
    <w:rsid w:val="2DA85950"/>
    <w:rsid w:val="2DA8B025"/>
    <w:rsid w:val="2DAC6D8A"/>
    <w:rsid w:val="2DACC1BF"/>
    <w:rsid w:val="2DB60E00"/>
    <w:rsid w:val="2DB75A72"/>
    <w:rsid w:val="2DB92ED2"/>
    <w:rsid w:val="2DBA9BD9"/>
    <w:rsid w:val="2DBACDF2"/>
    <w:rsid w:val="2DC18115"/>
    <w:rsid w:val="2DC4DF54"/>
    <w:rsid w:val="2DCAA1EB"/>
    <w:rsid w:val="2DD02AB3"/>
    <w:rsid w:val="2DD58F7F"/>
    <w:rsid w:val="2DD71137"/>
    <w:rsid w:val="2DD7DDEE"/>
    <w:rsid w:val="2DE12AC7"/>
    <w:rsid w:val="2DED1FE5"/>
    <w:rsid w:val="2DEED896"/>
    <w:rsid w:val="2DF803F4"/>
    <w:rsid w:val="2DFB3305"/>
    <w:rsid w:val="2DFF943C"/>
    <w:rsid w:val="2E02C6B2"/>
    <w:rsid w:val="2E04F3A6"/>
    <w:rsid w:val="2E058025"/>
    <w:rsid w:val="2E08D6AC"/>
    <w:rsid w:val="2E08D9E0"/>
    <w:rsid w:val="2E11414D"/>
    <w:rsid w:val="2E14EAF7"/>
    <w:rsid w:val="2E17B3DA"/>
    <w:rsid w:val="2E1A866E"/>
    <w:rsid w:val="2E1BEF36"/>
    <w:rsid w:val="2E2128B1"/>
    <w:rsid w:val="2E2176DA"/>
    <w:rsid w:val="2E261978"/>
    <w:rsid w:val="2E2654C0"/>
    <w:rsid w:val="2E2807E6"/>
    <w:rsid w:val="2E29C08C"/>
    <w:rsid w:val="2E337F73"/>
    <w:rsid w:val="2E3A36C7"/>
    <w:rsid w:val="2E3E153D"/>
    <w:rsid w:val="2E439DBE"/>
    <w:rsid w:val="2E45D985"/>
    <w:rsid w:val="2E467796"/>
    <w:rsid w:val="2E473929"/>
    <w:rsid w:val="2E49337A"/>
    <w:rsid w:val="2E4AC212"/>
    <w:rsid w:val="2E4E74D1"/>
    <w:rsid w:val="2E51061A"/>
    <w:rsid w:val="2E52D949"/>
    <w:rsid w:val="2E54B0D9"/>
    <w:rsid w:val="2E56C7FD"/>
    <w:rsid w:val="2E5A6E5C"/>
    <w:rsid w:val="2E5CA2EC"/>
    <w:rsid w:val="2E5E7F6E"/>
    <w:rsid w:val="2E602A98"/>
    <w:rsid w:val="2E6538E4"/>
    <w:rsid w:val="2E669C40"/>
    <w:rsid w:val="2E67419B"/>
    <w:rsid w:val="2E6BA8CF"/>
    <w:rsid w:val="2E6F7457"/>
    <w:rsid w:val="2E70716C"/>
    <w:rsid w:val="2E71DB24"/>
    <w:rsid w:val="2E7775BB"/>
    <w:rsid w:val="2E793FE7"/>
    <w:rsid w:val="2E7D51AC"/>
    <w:rsid w:val="2E83C40B"/>
    <w:rsid w:val="2E887C51"/>
    <w:rsid w:val="2E8B022F"/>
    <w:rsid w:val="2E8C3D52"/>
    <w:rsid w:val="2E8D05C5"/>
    <w:rsid w:val="2E9051CB"/>
    <w:rsid w:val="2E930B99"/>
    <w:rsid w:val="2E959A90"/>
    <w:rsid w:val="2E9B2024"/>
    <w:rsid w:val="2E9FF7C1"/>
    <w:rsid w:val="2EA74DAE"/>
    <w:rsid w:val="2EA7CB60"/>
    <w:rsid w:val="2EA8BAA4"/>
    <w:rsid w:val="2EAB6F25"/>
    <w:rsid w:val="2EAF72C6"/>
    <w:rsid w:val="2EB0A877"/>
    <w:rsid w:val="2EB10B1C"/>
    <w:rsid w:val="2EB1A1B3"/>
    <w:rsid w:val="2EB69CA6"/>
    <w:rsid w:val="2EB8E46F"/>
    <w:rsid w:val="2EBBC0AB"/>
    <w:rsid w:val="2EBE8248"/>
    <w:rsid w:val="2EBED522"/>
    <w:rsid w:val="2EC54600"/>
    <w:rsid w:val="2EC7378F"/>
    <w:rsid w:val="2EC80B57"/>
    <w:rsid w:val="2ECC6BB1"/>
    <w:rsid w:val="2ED20009"/>
    <w:rsid w:val="2ED39245"/>
    <w:rsid w:val="2ED599D7"/>
    <w:rsid w:val="2ED7799D"/>
    <w:rsid w:val="2ED92EE7"/>
    <w:rsid w:val="2EDCEC1F"/>
    <w:rsid w:val="2EE16ECE"/>
    <w:rsid w:val="2EE8ABFF"/>
    <w:rsid w:val="2EF00C07"/>
    <w:rsid w:val="2EF252D6"/>
    <w:rsid w:val="2EF3197E"/>
    <w:rsid w:val="2EF54A33"/>
    <w:rsid w:val="2EF94642"/>
    <w:rsid w:val="2EFB1B32"/>
    <w:rsid w:val="2EFB5F43"/>
    <w:rsid w:val="2EFDC14A"/>
    <w:rsid w:val="2F0272F5"/>
    <w:rsid w:val="2F060F03"/>
    <w:rsid w:val="2F0992F9"/>
    <w:rsid w:val="2F0BB736"/>
    <w:rsid w:val="2F13560C"/>
    <w:rsid w:val="2F16BC98"/>
    <w:rsid w:val="2F183A84"/>
    <w:rsid w:val="2F196993"/>
    <w:rsid w:val="2F1F85F4"/>
    <w:rsid w:val="2F1FB5FA"/>
    <w:rsid w:val="2F24A33D"/>
    <w:rsid w:val="2F29DB9C"/>
    <w:rsid w:val="2F2A3FA1"/>
    <w:rsid w:val="2F2EFB0E"/>
    <w:rsid w:val="2F380960"/>
    <w:rsid w:val="2F3C44A9"/>
    <w:rsid w:val="2F3E92ED"/>
    <w:rsid w:val="2F3F9D54"/>
    <w:rsid w:val="2F4245AC"/>
    <w:rsid w:val="2F453C25"/>
    <w:rsid w:val="2F4735E4"/>
    <w:rsid w:val="2F488BEE"/>
    <w:rsid w:val="2F4DE1A3"/>
    <w:rsid w:val="2F4E93AB"/>
    <w:rsid w:val="2F52D9D1"/>
    <w:rsid w:val="2F55A36D"/>
    <w:rsid w:val="2F574FA6"/>
    <w:rsid w:val="2F57F6B4"/>
    <w:rsid w:val="2F58964E"/>
    <w:rsid w:val="2F5AF42E"/>
    <w:rsid w:val="2F5BA576"/>
    <w:rsid w:val="2F6083D4"/>
    <w:rsid w:val="2F634E52"/>
    <w:rsid w:val="2F66D408"/>
    <w:rsid w:val="2F6731AE"/>
    <w:rsid w:val="2F68E65E"/>
    <w:rsid w:val="2F6DEDCD"/>
    <w:rsid w:val="2F6F97AA"/>
    <w:rsid w:val="2F732FD1"/>
    <w:rsid w:val="2F746D7F"/>
    <w:rsid w:val="2F783291"/>
    <w:rsid w:val="2F783FC0"/>
    <w:rsid w:val="2F786A37"/>
    <w:rsid w:val="2F7A6C54"/>
    <w:rsid w:val="2F7F7021"/>
    <w:rsid w:val="2F8453A4"/>
    <w:rsid w:val="2F857700"/>
    <w:rsid w:val="2F8789A8"/>
    <w:rsid w:val="2F885657"/>
    <w:rsid w:val="2F8CEB5A"/>
    <w:rsid w:val="2F8F728D"/>
    <w:rsid w:val="2F90A07D"/>
    <w:rsid w:val="2F913DE1"/>
    <w:rsid w:val="2F934209"/>
    <w:rsid w:val="2F96BD54"/>
    <w:rsid w:val="2F98F17C"/>
    <w:rsid w:val="2F9E0C09"/>
    <w:rsid w:val="2FA022BB"/>
    <w:rsid w:val="2FA3353C"/>
    <w:rsid w:val="2FA57C3F"/>
    <w:rsid w:val="2FA89BFC"/>
    <w:rsid w:val="2FACCA3D"/>
    <w:rsid w:val="2FADC613"/>
    <w:rsid w:val="2FBF2A8C"/>
    <w:rsid w:val="2FC23C4F"/>
    <w:rsid w:val="2FC247C0"/>
    <w:rsid w:val="2FC39ADC"/>
    <w:rsid w:val="2FC577F2"/>
    <w:rsid w:val="2FC970EA"/>
    <w:rsid w:val="2FC9BCB5"/>
    <w:rsid w:val="2FCA6314"/>
    <w:rsid w:val="2FD0F258"/>
    <w:rsid w:val="2FD14044"/>
    <w:rsid w:val="2FD3DED3"/>
    <w:rsid w:val="2FD8EF2A"/>
    <w:rsid w:val="2FDCE70F"/>
    <w:rsid w:val="2FDD1710"/>
    <w:rsid w:val="2FDE7784"/>
    <w:rsid w:val="2FDED143"/>
    <w:rsid w:val="2FE87E41"/>
    <w:rsid w:val="2FE973C7"/>
    <w:rsid w:val="2FEAC718"/>
    <w:rsid w:val="2FEB8405"/>
    <w:rsid w:val="2FEF8DE5"/>
    <w:rsid w:val="2FF367AE"/>
    <w:rsid w:val="2FF5E152"/>
    <w:rsid w:val="2FF7566B"/>
    <w:rsid w:val="2FF9FB1A"/>
    <w:rsid w:val="2FFB7CC6"/>
    <w:rsid w:val="30025A63"/>
    <w:rsid w:val="30034064"/>
    <w:rsid w:val="300440EC"/>
    <w:rsid w:val="3005AA92"/>
    <w:rsid w:val="30076252"/>
    <w:rsid w:val="30078884"/>
    <w:rsid w:val="300B8D6C"/>
    <w:rsid w:val="30100813"/>
    <w:rsid w:val="301023B2"/>
    <w:rsid w:val="3015FB3B"/>
    <w:rsid w:val="3016077E"/>
    <w:rsid w:val="301B10E9"/>
    <w:rsid w:val="301B4A89"/>
    <w:rsid w:val="301C349F"/>
    <w:rsid w:val="301DA015"/>
    <w:rsid w:val="301E7FDD"/>
    <w:rsid w:val="30251E36"/>
    <w:rsid w:val="3029AAC4"/>
    <w:rsid w:val="302A1099"/>
    <w:rsid w:val="302D56C4"/>
    <w:rsid w:val="30341D42"/>
    <w:rsid w:val="30357FB3"/>
    <w:rsid w:val="303BBBAA"/>
    <w:rsid w:val="303CBB95"/>
    <w:rsid w:val="30439A7E"/>
    <w:rsid w:val="3047CCCE"/>
    <w:rsid w:val="304B4AC6"/>
    <w:rsid w:val="304BB4A9"/>
    <w:rsid w:val="304F1BC8"/>
    <w:rsid w:val="30509617"/>
    <w:rsid w:val="3050C5B4"/>
    <w:rsid w:val="3050D1D1"/>
    <w:rsid w:val="30568CD6"/>
    <w:rsid w:val="305ABE39"/>
    <w:rsid w:val="305D6EBC"/>
    <w:rsid w:val="306810E0"/>
    <w:rsid w:val="30684FAA"/>
    <w:rsid w:val="3068FD31"/>
    <w:rsid w:val="306A01A6"/>
    <w:rsid w:val="306A38D9"/>
    <w:rsid w:val="306E4640"/>
    <w:rsid w:val="306EE340"/>
    <w:rsid w:val="3071B12A"/>
    <w:rsid w:val="307374D0"/>
    <w:rsid w:val="30751032"/>
    <w:rsid w:val="307602CD"/>
    <w:rsid w:val="307C9AE2"/>
    <w:rsid w:val="307D80E7"/>
    <w:rsid w:val="307EBF55"/>
    <w:rsid w:val="307F50D8"/>
    <w:rsid w:val="3085657B"/>
    <w:rsid w:val="30866C77"/>
    <w:rsid w:val="308742C0"/>
    <w:rsid w:val="3087D00E"/>
    <w:rsid w:val="3089F307"/>
    <w:rsid w:val="309C2748"/>
    <w:rsid w:val="30A0E14D"/>
    <w:rsid w:val="30A38CEE"/>
    <w:rsid w:val="30B29B3D"/>
    <w:rsid w:val="30B3CBA6"/>
    <w:rsid w:val="30B5C3E4"/>
    <w:rsid w:val="30B8315E"/>
    <w:rsid w:val="30B940EB"/>
    <w:rsid w:val="30BF4459"/>
    <w:rsid w:val="30C03B34"/>
    <w:rsid w:val="30C8981D"/>
    <w:rsid w:val="30CB540B"/>
    <w:rsid w:val="30CB606C"/>
    <w:rsid w:val="30CBA376"/>
    <w:rsid w:val="30CD0490"/>
    <w:rsid w:val="30D08A24"/>
    <w:rsid w:val="30D4D0F7"/>
    <w:rsid w:val="30D870A2"/>
    <w:rsid w:val="30DFA497"/>
    <w:rsid w:val="30DFCF0E"/>
    <w:rsid w:val="30E50774"/>
    <w:rsid w:val="30E81CE2"/>
    <w:rsid w:val="30EC1069"/>
    <w:rsid w:val="30EC6AA4"/>
    <w:rsid w:val="30ED0CE0"/>
    <w:rsid w:val="30ED9A03"/>
    <w:rsid w:val="30EDE64F"/>
    <w:rsid w:val="30F0A51E"/>
    <w:rsid w:val="30F21510"/>
    <w:rsid w:val="30F6BE52"/>
    <w:rsid w:val="30F884BB"/>
    <w:rsid w:val="30F91C4B"/>
    <w:rsid w:val="30FA5507"/>
    <w:rsid w:val="3103753A"/>
    <w:rsid w:val="31041066"/>
    <w:rsid w:val="31042DBE"/>
    <w:rsid w:val="31054336"/>
    <w:rsid w:val="3106B617"/>
    <w:rsid w:val="3108A176"/>
    <w:rsid w:val="310A303D"/>
    <w:rsid w:val="310D4C7A"/>
    <w:rsid w:val="310E9452"/>
    <w:rsid w:val="31109E3D"/>
    <w:rsid w:val="3111E917"/>
    <w:rsid w:val="3117FDD0"/>
    <w:rsid w:val="311A9267"/>
    <w:rsid w:val="311CB60B"/>
    <w:rsid w:val="311EA90B"/>
    <w:rsid w:val="3120CAB1"/>
    <w:rsid w:val="31210BE3"/>
    <w:rsid w:val="31245A7A"/>
    <w:rsid w:val="3125DFE3"/>
    <w:rsid w:val="3127D048"/>
    <w:rsid w:val="3129B18E"/>
    <w:rsid w:val="312F1C70"/>
    <w:rsid w:val="312F6A6C"/>
    <w:rsid w:val="31326F2A"/>
    <w:rsid w:val="3133F526"/>
    <w:rsid w:val="3137681C"/>
    <w:rsid w:val="313CC235"/>
    <w:rsid w:val="313F422A"/>
    <w:rsid w:val="314113E3"/>
    <w:rsid w:val="31423B29"/>
    <w:rsid w:val="3143288B"/>
    <w:rsid w:val="3147A7BE"/>
    <w:rsid w:val="314CFD2C"/>
    <w:rsid w:val="315214BC"/>
    <w:rsid w:val="31562825"/>
    <w:rsid w:val="315B126A"/>
    <w:rsid w:val="315BDE7E"/>
    <w:rsid w:val="315D33A5"/>
    <w:rsid w:val="315FEB38"/>
    <w:rsid w:val="3160D686"/>
    <w:rsid w:val="31620237"/>
    <w:rsid w:val="3163344D"/>
    <w:rsid w:val="31633D48"/>
    <w:rsid w:val="3163C7A9"/>
    <w:rsid w:val="316620F6"/>
    <w:rsid w:val="316A3B67"/>
    <w:rsid w:val="316AADE3"/>
    <w:rsid w:val="316BBA18"/>
    <w:rsid w:val="316FCD2C"/>
    <w:rsid w:val="3172DF1E"/>
    <w:rsid w:val="317A3140"/>
    <w:rsid w:val="317A525E"/>
    <w:rsid w:val="317A708A"/>
    <w:rsid w:val="317B25C5"/>
    <w:rsid w:val="3181A0E8"/>
    <w:rsid w:val="31860924"/>
    <w:rsid w:val="318906EF"/>
    <w:rsid w:val="3189EA3D"/>
    <w:rsid w:val="318BA56D"/>
    <w:rsid w:val="3190F8F2"/>
    <w:rsid w:val="3192F130"/>
    <w:rsid w:val="3196938E"/>
    <w:rsid w:val="3196CB8B"/>
    <w:rsid w:val="31979285"/>
    <w:rsid w:val="319A50BB"/>
    <w:rsid w:val="319AA1B6"/>
    <w:rsid w:val="31A74841"/>
    <w:rsid w:val="31A908B4"/>
    <w:rsid w:val="31AA1961"/>
    <w:rsid w:val="31AD66A0"/>
    <w:rsid w:val="31ADA8C5"/>
    <w:rsid w:val="31B41966"/>
    <w:rsid w:val="31BA35C9"/>
    <w:rsid w:val="31BAA363"/>
    <w:rsid w:val="31BC1372"/>
    <w:rsid w:val="31C125B0"/>
    <w:rsid w:val="31C23E64"/>
    <w:rsid w:val="31C5CBCD"/>
    <w:rsid w:val="31CAFCB6"/>
    <w:rsid w:val="31CB3807"/>
    <w:rsid w:val="31CBF80F"/>
    <w:rsid w:val="31CC623B"/>
    <w:rsid w:val="31D4547D"/>
    <w:rsid w:val="31D69E72"/>
    <w:rsid w:val="31DF630D"/>
    <w:rsid w:val="31E03E93"/>
    <w:rsid w:val="31E5BC01"/>
    <w:rsid w:val="31E7CBC9"/>
    <w:rsid w:val="31E8C49A"/>
    <w:rsid w:val="31EC7457"/>
    <w:rsid w:val="31EF3C23"/>
    <w:rsid w:val="31EF8FCE"/>
    <w:rsid w:val="31F0071C"/>
    <w:rsid w:val="31F19C7D"/>
    <w:rsid w:val="31F4D954"/>
    <w:rsid w:val="31F95477"/>
    <w:rsid w:val="31FAF291"/>
    <w:rsid w:val="31FB74C6"/>
    <w:rsid w:val="31FC55BE"/>
    <w:rsid w:val="31FC5FC9"/>
    <w:rsid w:val="3202C1B9"/>
    <w:rsid w:val="320513C3"/>
    <w:rsid w:val="320AAB22"/>
    <w:rsid w:val="320CB99C"/>
    <w:rsid w:val="320D9C22"/>
    <w:rsid w:val="320E57F9"/>
    <w:rsid w:val="32101FE5"/>
    <w:rsid w:val="32140630"/>
    <w:rsid w:val="3215E13B"/>
    <w:rsid w:val="32183D11"/>
    <w:rsid w:val="321926FA"/>
    <w:rsid w:val="321C14C5"/>
    <w:rsid w:val="32212B58"/>
    <w:rsid w:val="322141BA"/>
    <w:rsid w:val="3221BCDB"/>
    <w:rsid w:val="3224507E"/>
    <w:rsid w:val="3224A84B"/>
    <w:rsid w:val="3224F9AB"/>
    <w:rsid w:val="322824A1"/>
    <w:rsid w:val="322AC968"/>
    <w:rsid w:val="322BAD84"/>
    <w:rsid w:val="322DEADA"/>
    <w:rsid w:val="32322D2C"/>
    <w:rsid w:val="3236C0F7"/>
    <w:rsid w:val="32399BD3"/>
    <w:rsid w:val="323AAA87"/>
    <w:rsid w:val="3248A6CF"/>
    <w:rsid w:val="324B45DC"/>
    <w:rsid w:val="324B9D2E"/>
    <w:rsid w:val="324F6936"/>
    <w:rsid w:val="3259C42F"/>
    <w:rsid w:val="3259F6FF"/>
    <w:rsid w:val="325F5470"/>
    <w:rsid w:val="32606527"/>
    <w:rsid w:val="326301C3"/>
    <w:rsid w:val="32656343"/>
    <w:rsid w:val="3268BD77"/>
    <w:rsid w:val="3269EA91"/>
    <w:rsid w:val="326A2AF5"/>
    <w:rsid w:val="326C5BE0"/>
    <w:rsid w:val="327D09C3"/>
    <w:rsid w:val="327E977B"/>
    <w:rsid w:val="3284EF9F"/>
    <w:rsid w:val="328D89CF"/>
    <w:rsid w:val="32956677"/>
    <w:rsid w:val="3297B4C3"/>
    <w:rsid w:val="329A8CFD"/>
    <w:rsid w:val="329DA2C4"/>
    <w:rsid w:val="32A4B065"/>
    <w:rsid w:val="32A4E95D"/>
    <w:rsid w:val="32ABDCEB"/>
    <w:rsid w:val="32AC663E"/>
    <w:rsid w:val="32AF9E19"/>
    <w:rsid w:val="32B3D65B"/>
    <w:rsid w:val="32B41447"/>
    <w:rsid w:val="32B8BD4B"/>
    <w:rsid w:val="32B9397E"/>
    <w:rsid w:val="32BE70D4"/>
    <w:rsid w:val="32BF8361"/>
    <w:rsid w:val="32BFD960"/>
    <w:rsid w:val="32C1FAEA"/>
    <w:rsid w:val="32C21909"/>
    <w:rsid w:val="32C24446"/>
    <w:rsid w:val="32C37663"/>
    <w:rsid w:val="32C386CB"/>
    <w:rsid w:val="32C559FA"/>
    <w:rsid w:val="32C84B32"/>
    <w:rsid w:val="32CDE29F"/>
    <w:rsid w:val="32CE3557"/>
    <w:rsid w:val="32D264E9"/>
    <w:rsid w:val="32D491D3"/>
    <w:rsid w:val="32D8911F"/>
    <w:rsid w:val="32DC1D58"/>
    <w:rsid w:val="32DE6FC3"/>
    <w:rsid w:val="32E196F9"/>
    <w:rsid w:val="32E22258"/>
    <w:rsid w:val="32E69BA7"/>
    <w:rsid w:val="32EA6AAD"/>
    <w:rsid w:val="32ED1796"/>
    <w:rsid w:val="32EE3371"/>
    <w:rsid w:val="32EEEEE4"/>
    <w:rsid w:val="32F252C5"/>
    <w:rsid w:val="32F374C1"/>
    <w:rsid w:val="32F49F8F"/>
    <w:rsid w:val="32F80C99"/>
    <w:rsid w:val="32F8CF1F"/>
    <w:rsid w:val="32FB38CE"/>
    <w:rsid w:val="32FD83D0"/>
    <w:rsid w:val="33054154"/>
    <w:rsid w:val="33084FD4"/>
    <w:rsid w:val="3308DF36"/>
    <w:rsid w:val="330A44BA"/>
    <w:rsid w:val="330A47F3"/>
    <w:rsid w:val="33101911"/>
    <w:rsid w:val="33137CE1"/>
    <w:rsid w:val="331704CC"/>
    <w:rsid w:val="3318DF43"/>
    <w:rsid w:val="33200C07"/>
    <w:rsid w:val="33229F60"/>
    <w:rsid w:val="3325136D"/>
    <w:rsid w:val="3328689D"/>
    <w:rsid w:val="3328A3C9"/>
    <w:rsid w:val="33362056"/>
    <w:rsid w:val="334048F5"/>
    <w:rsid w:val="3347792E"/>
    <w:rsid w:val="33477F35"/>
    <w:rsid w:val="33494A2E"/>
    <w:rsid w:val="334972B1"/>
    <w:rsid w:val="334C58CD"/>
    <w:rsid w:val="334FA151"/>
    <w:rsid w:val="3351AB34"/>
    <w:rsid w:val="3351D94F"/>
    <w:rsid w:val="3357312A"/>
    <w:rsid w:val="335782F7"/>
    <w:rsid w:val="335A15B2"/>
    <w:rsid w:val="335BA392"/>
    <w:rsid w:val="335CC341"/>
    <w:rsid w:val="335F64DD"/>
    <w:rsid w:val="3361E7E5"/>
    <w:rsid w:val="336432D9"/>
    <w:rsid w:val="3367028E"/>
    <w:rsid w:val="336D21DB"/>
    <w:rsid w:val="337120FD"/>
    <w:rsid w:val="337728D4"/>
    <w:rsid w:val="3377475B"/>
    <w:rsid w:val="3377DADA"/>
    <w:rsid w:val="3378C98B"/>
    <w:rsid w:val="3379B2AC"/>
    <w:rsid w:val="337A6925"/>
    <w:rsid w:val="337AD8BD"/>
    <w:rsid w:val="3380C9B9"/>
    <w:rsid w:val="3380CF09"/>
    <w:rsid w:val="338101E0"/>
    <w:rsid w:val="3381539F"/>
    <w:rsid w:val="338B20F3"/>
    <w:rsid w:val="338CCC7F"/>
    <w:rsid w:val="338CDEEC"/>
    <w:rsid w:val="33901EEB"/>
    <w:rsid w:val="3393ABF2"/>
    <w:rsid w:val="33972BF8"/>
    <w:rsid w:val="339AC416"/>
    <w:rsid w:val="339B2604"/>
    <w:rsid w:val="339C3807"/>
    <w:rsid w:val="339D4A52"/>
    <w:rsid w:val="33A34E4B"/>
    <w:rsid w:val="33AC8016"/>
    <w:rsid w:val="33B1E256"/>
    <w:rsid w:val="33B561D0"/>
    <w:rsid w:val="33B6C5B9"/>
    <w:rsid w:val="33B6E702"/>
    <w:rsid w:val="33B9E6F2"/>
    <w:rsid w:val="33BA36C0"/>
    <w:rsid w:val="33BAD941"/>
    <w:rsid w:val="33BC1304"/>
    <w:rsid w:val="33BCD5FC"/>
    <w:rsid w:val="33BCF734"/>
    <w:rsid w:val="33BE5D80"/>
    <w:rsid w:val="33C2E678"/>
    <w:rsid w:val="33CB1AF4"/>
    <w:rsid w:val="33CE161F"/>
    <w:rsid w:val="33CF3600"/>
    <w:rsid w:val="33CF7FDE"/>
    <w:rsid w:val="33D1013D"/>
    <w:rsid w:val="33D32211"/>
    <w:rsid w:val="33D34BBD"/>
    <w:rsid w:val="33E1F6DE"/>
    <w:rsid w:val="33E60260"/>
    <w:rsid w:val="33E78B4F"/>
    <w:rsid w:val="33EA8287"/>
    <w:rsid w:val="33EF1078"/>
    <w:rsid w:val="33F08BAA"/>
    <w:rsid w:val="33F202C5"/>
    <w:rsid w:val="34017012"/>
    <w:rsid w:val="34044F1E"/>
    <w:rsid w:val="340714D3"/>
    <w:rsid w:val="34085BB6"/>
    <w:rsid w:val="3408F68A"/>
    <w:rsid w:val="340A8C25"/>
    <w:rsid w:val="340BBCD2"/>
    <w:rsid w:val="340C97C1"/>
    <w:rsid w:val="341312E0"/>
    <w:rsid w:val="3413320F"/>
    <w:rsid w:val="3413C094"/>
    <w:rsid w:val="343873E0"/>
    <w:rsid w:val="3438BA35"/>
    <w:rsid w:val="3439EAC0"/>
    <w:rsid w:val="343B8BA4"/>
    <w:rsid w:val="343FA4CB"/>
    <w:rsid w:val="34400AED"/>
    <w:rsid w:val="34401A81"/>
    <w:rsid w:val="344157CB"/>
    <w:rsid w:val="34427A99"/>
    <w:rsid w:val="344791CE"/>
    <w:rsid w:val="345251E2"/>
    <w:rsid w:val="3453CE7F"/>
    <w:rsid w:val="3453D4FA"/>
    <w:rsid w:val="3457809C"/>
    <w:rsid w:val="34585DBA"/>
    <w:rsid w:val="345AD8AD"/>
    <w:rsid w:val="345C24C9"/>
    <w:rsid w:val="346CAE0A"/>
    <w:rsid w:val="346E396A"/>
    <w:rsid w:val="346E3F7A"/>
    <w:rsid w:val="3470CE94"/>
    <w:rsid w:val="34782B5C"/>
    <w:rsid w:val="3478F9DB"/>
    <w:rsid w:val="347D4E18"/>
    <w:rsid w:val="348119C1"/>
    <w:rsid w:val="34816C15"/>
    <w:rsid w:val="34838BE7"/>
    <w:rsid w:val="34849CDF"/>
    <w:rsid w:val="3484AD6C"/>
    <w:rsid w:val="3485C9D6"/>
    <w:rsid w:val="34860FC7"/>
    <w:rsid w:val="3486F99A"/>
    <w:rsid w:val="348F7700"/>
    <w:rsid w:val="34905B75"/>
    <w:rsid w:val="3496B1A8"/>
    <w:rsid w:val="349722A0"/>
    <w:rsid w:val="3497C12E"/>
    <w:rsid w:val="3497EAA8"/>
    <w:rsid w:val="349BCBF0"/>
    <w:rsid w:val="34B10D81"/>
    <w:rsid w:val="34B619C4"/>
    <w:rsid w:val="34BD9F02"/>
    <w:rsid w:val="34BF983B"/>
    <w:rsid w:val="34C014B6"/>
    <w:rsid w:val="34C361BF"/>
    <w:rsid w:val="34C3A451"/>
    <w:rsid w:val="34C4D5A7"/>
    <w:rsid w:val="34C639CF"/>
    <w:rsid w:val="34C96511"/>
    <w:rsid w:val="34D245EF"/>
    <w:rsid w:val="34D38B05"/>
    <w:rsid w:val="34D3B2A7"/>
    <w:rsid w:val="34D41B9B"/>
    <w:rsid w:val="34D721A2"/>
    <w:rsid w:val="34D81012"/>
    <w:rsid w:val="34D87690"/>
    <w:rsid w:val="34D9DCBC"/>
    <w:rsid w:val="34DC678F"/>
    <w:rsid w:val="34E011FE"/>
    <w:rsid w:val="34E5F3F4"/>
    <w:rsid w:val="34ED0033"/>
    <w:rsid w:val="34EE83A9"/>
    <w:rsid w:val="34F5A1ED"/>
    <w:rsid w:val="34F6C8F1"/>
    <w:rsid w:val="34F70439"/>
    <w:rsid w:val="34F822B7"/>
    <w:rsid w:val="34F94DED"/>
    <w:rsid w:val="34FC53DB"/>
    <w:rsid w:val="34FCB2A6"/>
    <w:rsid w:val="34FF4EDD"/>
    <w:rsid w:val="35017A97"/>
    <w:rsid w:val="350A0C66"/>
    <w:rsid w:val="35134A52"/>
    <w:rsid w:val="3517E82C"/>
    <w:rsid w:val="35188B29"/>
    <w:rsid w:val="3518BE23"/>
    <w:rsid w:val="351A514E"/>
    <w:rsid w:val="351CCA8C"/>
    <w:rsid w:val="351D6170"/>
    <w:rsid w:val="351ED08D"/>
    <w:rsid w:val="3523ACCA"/>
    <w:rsid w:val="35241C42"/>
    <w:rsid w:val="3524D863"/>
    <w:rsid w:val="35263E48"/>
    <w:rsid w:val="35266528"/>
    <w:rsid w:val="352A8143"/>
    <w:rsid w:val="352C1094"/>
    <w:rsid w:val="352C68E3"/>
    <w:rsid w:val="352F9564"/>
    <w:rsid w:val="353A4C6D"/>
    <w:rsid w:val="353BA72D"/>
    <w:rsid w:val="353C4B6E"/>
    <w:rsid w:val="353D7315"/>
    <w:rsid w:val="353EE147"/>
    <w:rsid w:val="35406B94"/>
    <w:rsid w:val="35433708"/>
    <w:rsid w:val="35473045"/>
    <w:rsid w:val="354DFEDA"/>
    <w:rsid w:val="35531C0A"/>
    <w:rsid w:val="355429B1"/>
    <w:rsid w:val="35547CA6"/>
    <w:rsid w:val="35567BAA"/>
    <w:rsid w:val="35580FE1"/>
    <w:rsid w:val="3559EE49"/>
    <w:rsid w:val="355C2FBB"/>
    <w:rsid w:val="355E5340"/>
    <w:rsid w:val="355F21EC"/>
    <w:rsid w:val="355F864D"/>
    <w:rsid w:val="355FD985"/>
    <w:rsid w:val="3567250F"/>
    <w:rsid w:val="356C4937"/>
    <w:rsid w:val="356C85D0"/>
    <w:rsid w:val="3575C198"/>
    <w:rsid w:val="3577B5C4"/>
    <w:rsid w:val="357CB142"/>
    <w:rsid w:val="357D8AE5"/>
    <w:rsid w:val="357E225D"/>
    <w:rsid w:val="3583BDD4"/>
    <w:rsid w:val="35870B23"/>
    <w:rsid w:val="3587A170"/>
    <w:rsid w:val="35884A11"/>
    <w:rsid w:val="3589A0B6"/>
    <w:rsid w:val="3589E4F2"/>
    <w:rsid w:val="358A5A34"/>
    <w:rsid w:val="358ABF1F"/>
    <w:rsid w:val="358B719E"/>
    <w:rsid w:val="358C3F8F"/>
    <w:rsid w:val="35929BEE"/>
    <w:rsid w:val="3598A401"/>
    <w:rsid w:val="35A02814"/>
    <w:rsid w:val="35A280EF"/>
    <w:rsid w:val="35A34869"/>
    <w:rsid w:val="35A82A73"/>
    <w:rsid w:val="35A95F58"/>
    <w:rsid w:val="35AC38E7"/>
    <w:rsid w:val="35AD1A0E"/>
    <w:rsid w:val="35ADD501"/>
    <w:rsid w:val="35AFA92F"/>
    <w:rsid w:val="35B172F7"/>
    <w:rsid w:val="35BC0242"/>
    <w:rsid w:val="35BCED2F"/>
    <w:rsid w:val="35BE636D"/>
    <w:rsid w:val="35C1A29E"/>
    <w:rsid w:val="35C457BA"/>
    <w:rsid w:val="35C59733"/>
    <w:rsid w:val="35C5F2DF"/>
    <w:rsid w:val="35C682C9"/>
    <w:rsid w:val="35CCDBBD"/>
    <w:rsid w:val="35CD075A"/>
    <w:rsid w:val="35CF996C"/>
    <w:rsid w:val="35D57F83"/>
    <w:rsid w:val="35D5EAAB"/>
    <w:rsid w:val="35D7315C"/>
    <w:rsid w:val="35DAA520"/>
    <w:rsid w:val="35DF511C"/>
    <w:rsid w:val="35DFF30E"/>
    <w:rsid w:val="35E5374C"/>
    <w:rsid w:val="35E86E44"/>
    <w:rsid w:val="35E8D195"/>
    <w:rsid w:val="35EA2642"/>
    <w:rsid w:val="35EF4EF1"/>
    <w:rsid w:val="35F5986F"/>
    <w:rsid w:val="35F5C1B2"/>
    <w:rsid w:val="35F89102"/>
    <w:rsid w:val="35FE5671"/>
    <w:rsid w:val="35FF9A1D"/>
    <w:rsid w:val="3605EE15"/>
    <w:rsid w:val="360746E8"/>
    <w:rsid w:val="360D89F9"/>
    <w:rsid w:val="360EB6F8"/>
    <w:rsid w:val="3616C3C2"/>
    <w:rsid w:val="3616D9B0"/>
    <w:rsid w:val="3619B1E7"/>
    <w:rsid w:val="361CD1E8"/>
    <w:rsid w:val="361DBDF7"/>
    <w:rsid w:val="361E784B"/>
    <w:rsid w:val="361F038D"/>
    <w:rsid w:val="3620BC5E"/>
    <w:rsid w:val="36245179"/>
    <w:rsid w:val="36249B25"/>
    <w:rsid w:val="36281C09"/>
    <w:rsid w:val="3629D427"/>
    <w:rsid w:val="362B40AA"/>
    <w:rsid w:val="362DE5A5"/>
    <w:rsid w:val="36300AE7"/>
    <w:rsid w:val="3633B0B1"/>
    <w:rsid w:val="36367698"/>
    <w:rsid w:val="36389FA0"/>
    <w:rsid w:val="3638FC66"/>
    <w:rsid w:val="363B4EBA"/>
    <w:rsid w:val="363D4A77"/>
    <w:rsid w:val="3640E442"/>
    <w:rsid w:val="3646BDB4"/>
    <w:rsid w:val="36482E9D"/>
    <w:rsid w:val="36492FE4"/>
    <w:rsid w:val="364D9749"/>
    <w:rsid w:val="3651F116"/>
    <w:rsid w:val="36598007"/>
    <w:rsid w:val="3659DC8F"/>
    <w:rsid w:val="3660BFAB"/>
    <w:rsid w:val="3662FC81"/>
    <w:rsid w:val="3666C3D0"/>
    <w:rsid w:val="36672C86"/>
    <w:rsid w:val="366CF6AB"/>
    <w:rsid w:val="366EF572"/>
    <w:rsid w:val="3670BB7B"/>
    <w:rsid w:val="36731E41"/>
    <w:rsid w:val="3677FC27"/>
    <w:rsid w:val="36780CA8"/>
    <w:rsid w:val="3679DB64"/>
    <w:rsid w:val="367A59F7"/>
    <w:rsid w:val="367F064D"/>
    <w:rsid w:val="367F1564"/>
    <w:rsid w:val="367FC4CC"/>
    <w:rsid w:val="3680A4E1"/>
    <w:rsid w:val="3683D328"/>
    <w:rsid w:val="36894746"/>
    <w:rsid w:val="368A3952"/>
    <w:rsid w:val="368BD6FB"/>
    <w:rsid w:val="368C2FA2"/>
    <w:rsid w:val="368DD642"/>
    <w:rsid w:val="368EBF58"/>
    <w:rsid w:val="36972E98"/>
    <w:rsid w:val="3698C09A"/>
    <w:rsid w:val="36992B68"/>
    <w:rsid w:val="369B9E79"/>
    <w:rsid w:val="369DA83B"/>
    <w:rsid w:val="369FE2FE"/>
    <w:rsid w:val="36A3486E"/>
    <w:rsid w:val="36A89FA1"/>
    <w:rsid w:val="36A9B187"/>
    <w:rsid w:val="36AD448A"/>
    <w:rsid w:val="36B21424"/>
    <w:rsid w:val="36B4BEDB"/>
    <w:rsid w:val="36B59390"/>
    <w:rsid w:val="36C65277"/>
    <w:rsid w:val="36C93B8E"/>
    <w:rsid w:val="36CD233D"/>
    <w:rsid w:val="36D1734E"/>
    <w:rsid w:val="36D86FA5"/>
    <w:rsid w:val="36DCD36D"/>
    <w:rsid w:val="36DCE74B"/>
    <w:rsid w:val="36E22976"/>
    <w:rsid w:val="36E2C60F"/>
    <w:rsid w:val="36E3F383"/>
    <w:rsid w:val="36E93A8D"/>
    <w:rsid w:val="36F1C980"/>
    <w:rsid w:val="36F2A23C"/>
    <w:rsid w:val="36F33719"/>
    <w:rsid w:val="36F77C01"/>
    <w:rsid w:val="36FC7C39"/>
    <w:rsid w:val="370159ED"/>
    <w:rsid w:val="3703A2AC"/>
    <w:rsid w:val="37040CC6"/>
    <w:rsid w:val="3704B3F0"/>
    <w:rsid w:val="3704ED5C"/>
    <w:rsid w:val="3706ED1F"/>
    <w:rsid w:val="37123335"/>
    <w:rsid w:val="371270BA"/>
    <w:rsid w:val="37149EE3"/>
    <w:rsid w:val="37159B91"/>
    <w:rsid w:val="37198ED9"/>
    <w:rsid w:val="372C3C43"/>
    <w:rsid w:val="372D737B"/>
    <w:rsid w:val="3731C034"/>
    <w:rsid w:val="3736184F"/>
    <w:rsid w:val="373B0B67"/>
    <w:rsid w:val="373CA7F5"/>
    <w:rsid w:val="37448E00"/>
    <w:rsid w:val="3744924C"/>
    <w:rsid w:val="374B55DC"/>
    <w:rsid w:val="375551F8"/>
    <w:rsid w:val="3756FB18"/>
    <w:rsid w:val="375AEC8F"/>
    <w:rsid w:val="37629579"/>
    <w:rsid w:val="3763241B"/>
    <w:rsid w:val="3763E121"/>
    <w:rsid w:val="3769EAC0"/>
    <w:rsid w:val="376F837F"/>
    <w:rsid w:val="37721B89"/>
    <w:rsid w:val="37751BA3"/>
    <w:rsid w:val="37771F74"/>
    <w:rsid w:val="3778DC4E"/>
    <w:rsid w:val="3784159C"/>
    <w:rsid w:val="3787093C"/>
    <w:rsid w:val="3788EBFB"/>
    <w:rsid w:val="378A799D"/>
    <w:rsid w:val="378E4AC1"/>
    <w:rsid w:val="378F025D"/>
    <w:rsid w:val="37948F5A"/>
    <w:rsid w:val="37951086"/>
    <w:rsid w:val="379A9346"/>
    <w:rsid w:val="379FC27A"/>
    <w:rsid w:val="37A54AEB"/>
    <w:rsid w:val="37A58EF7"/>
    <w:rsid w:val="37AB8173"/>
    <w:rsid w:val="37ADFAE9"/>
    <w:rsid w:val="37B2A814"/>
    <w:rsid w:val="37B468E7"/>
    <w:rsid w:val="37B4DF64"/>
    <w:rsid w:val="37B53729"/>
    <w:rsid w:val="37B842A1"/>
    <w:rsid w:val="37BC76BE"/>
    <w:rsid w:val="37C1AB03"/>
    <w:rsid w:val="37C6D712"/>
    <w:rsid w:val="37CD13D1"/>
    <w:rsid w:val="37DC0250"/>
    <w:rsid w:val="37DD3603"/>
    <w:rsid w:val="37DEAB30"/>
    <w:rsid w:val="37E399E7"/>
    <w:rsid w:val="37E3DB15"/>
    <w:rsid w:val="37E75657"/>
    <w:rsid w:val="37EC96AE"/>
    <w:rsid w:val="37F0D394"/>
    <w:rsid w:val="37FFBB95"/>
    <w:rsid w:val="38035ED7"/>
    <w:rsid w:val="38054F3C"/>
    <w:rsid w:val="380F6F1E"/>
    <w:rsid w:val="38133A9A"/>
    <w:rsid w:val="381B3F2B"/>
    <w:rsid w:val="381EDBF2"/>
    <w:rsid w:val="38201672"/>
    <w:rsid w:val="38201E69"/>
    <w:rsid w:val="38202901"/>
    <w:rsid w:val="382298B1"/>
    <w:rsid w:val="382659F0"/>
    <w:rsid w:val="38283CA0"/>
    <w:rsid w:val="382B9202"/>
    <w:rsid w:val="382BD934"/>
    <w:rsid w:val="382C54CF"/>
    <w:rsid w:val="3831478E"/>
    <w:rsid w:val="38315B45"/>
    <w:rsid w:val="3832DAA6"/>
    <w:rsid w:val="383C03DC"/>
    <w:rsid w:val="383C51F5"/>
    <w:rsid w:val="3843511B"/>
    <w:rsid w:val="38499CDD"/>
    <w:rsid w:val="384B98E1"/>
    <w:rsid w:val="384D848C"/>
    <w:rsid w:val="3853EB0E"/>
    <w:rsid w:val="385B258B"/>
    <w:rsid w:val="385BE862"/>
    <w:rsid w:val="38614C2E"/>
    <w:rsid w:val="38623C43"/>
    <w:rsid w:val="38696D35"/>
    <w:rsid w:val="386A0DF9"/>
    <w:rsid w:val="386E9455"/>
    <w:rsid w:val="38730212"/>
    <w:rsid w:val="387303F4"/>
    <w:rsid w:val="3873F996"/>
    <w:rsid w:val="387417E6"/>
    <w:rsid w:val="38744D2E"/>
    <w:rsid w:val="38763412"/>
    <w:rsid w:val="38774F03"/>
    <w:rsid w:val="3878C33F"/>
    <w:rsid w:val="3879EB7E"/>
    <w:rsid w:val="387CAAE5"/>
    <w:rsid w:val="387FD6F9"/>
    <w:rsid w:val="3880A314"/>
    <w:rsid w:val="38827632"/>
    <w:rsid w:val="3885C999"/>
    <w:rsid w:val="388F5053"/>
    <w:rsid w:val="388F8229"/>
    <w:rsid w:val="3890E717"/>
    <w:rsid w:val="389529D8"/>
    <w:rsid w:val="38976C3B"/>
    <w:rsid w:val="38998F01"/>
    <w:rsid w:val="389A19B5"/>
    <w:rsid w:val="389A382F"/>
    <w:rsid w:val="38A2EDDA"/>
    <w:rsid w:val="38A4FCF6"/>
    <w:rsid w:val="38A96A57"/>
    <w:rsid w:val="38AB93F2"/>
    <w:rsid w:val="38AC6630"/>
    <w:rsid w:val="38AF3D7D"/>
    <w:rsid w:val="38B0597E"/>
    <w:rsid w:val="38B7E22C"/>
    <w:rsid w:val="38BC49E5"/>
    <w:rsid w:val="38BD2C4C"/>
    <w:rsid w:val="38BE24CA"/>
    <w:rsid w:val="38BFC7F5"/>
    <w:rsid w:val="38C01AA8"/>
    <w:rsid w:val="38C29140"/>
    <w:rsid w:val="38C6B862"/>
    <w:rsid w:val="38C91D9C"/>
    <w:rsid w:val="38CB3005"/>
    <w:rsid w:val="38CEC234"/>
    <w:rsid w:val="38D3B2EA"/>
    <w:rsid w:val="38D42C18"/>
    <w:rsid w:val="38D43E53"/>
    <w:rsid w:val="38D4DC00"/>
    <w:rsid w:val="38D62E14"/>
    <w:rsid w:val="38D66186"/>
    <w:rsid w:val="38D92798"/>
    <w:rsid w:val="38DB5223"/>
    <w:rsid w:val="38DE9B1F"/>
    <w:rsid w:val="38DEEBA6"/>
    <w:rsid w:val="38E4ACDF"/>
    <w:rsid w:val="38EE10B4"/>
    <w:rsid w:val="38F25929"/>
    <w:rsid w:val="38F4D097"/>
    <w:rsid w:val="38F5814D"/>
    <w:rsid w:val="390242E8"/>
    <w:rsid w:val="39066AA2"/>
    <w:rsid w:val="3909FCA7"/>
    <w:rsid w:val="3911BB1D"/>
    <w:rsid w:val="39121B3F"/>
    <w:rsid w:val="3914A3BC"/>
    <w:rsid w:val="3917E1FE"/>
    <w:rsid w:val="391BB079"/>
    <w:rsid w:val="391C0704"/>
    <w:rsid w:val="391ED37F"/>
    <w:rsid w:val="3925C004"/>
    <w:rsid w:val="39265912"/>
    <w:rsid w:val="39276ED1"/>
    <w:rsid w:val="392A3640"/>
    <w:rsid w:val="39336DC7"/>
    <w:rsid w:val="39380DBA"/>
    <w:rsid w:val="39389181"/>
    <w:rsid w:val="3939BF66"/>
    <w:rsid w:val="3939F90A"/>
    <w:rsid w:val="3939FEFF"/>
    <w:rsid w:val="393CA558"/>
    <w:rsid w:val="393CC61E"/>
    <w:rsid w:val="3940496B"/>
    <w:rsid w:val="394217F9"/>
    <w:rsid w:val="3946D997"/>
    <w:rsid w:val="394F137A"/>
    <w:rsid w:val="3950FB52"/>
    <w:rsid w:val="395A3911"/>
    <w:rsid w:val="395B9610"/>
    <w:rsid w:val="3962FBA0"/>
    <w:rsid w:val="3966B923"/>
    <w:rsid w:val="3969E6F9"/>
    <w:rsid w:val="396F3D26"/>
    <w:rsid w:val="39795496"/>
    <w:rsid w:val="397AABB7"/>
    <w:rsid w:val="3982CAEC"/>
    <w:rsid w:val="3983DC94"/>
    <w:rsid w:val="398608B2"/>
    <w:rsid w:val="39872BA2"/>
    <w:rsid w:val="39897548"/>
    <w:rsid w:val="3989CDF7"/>
    <w:rsid w:val="3989F200"/>
    <w:rsid w:val="398D32FB"/>
    <w:rsid w:val="398E27FE"/>
    <w:rsid w:val="39901B91"/>
    <w:rsid w:val="3990B5AE"/>
    <w:rsid w:val="3992D68D"/>
    <w:rsid w:val="39937531"/>
    <w:rsid w:val="399608A5"/>
    <w:rsid w:val="399B87D4"/>
    <w:rsid w:val="399CA24F"/>
    <w:rsid w:val="39A1E6B6"/>
    <w:rsid w:val="39A41677"/>
    <w:rsid w:val="39A9F901"/>
    <w:rsid w:val="39B05F98"/>
    <w:rsid w:val="39B297B6"/>
    <w:rsid w:val="39B5D948"/>
    <w:rsid w:val="39B95E19"/>
    <w:rsid w:val="39BB2686"/>
    <w:rsid w:val="39BB3609"/>
    <w:rsid w:val="39C04A4F"/>
    <w:rsid w:val="39C3A6FE"/>
    <w:rsid w:val="39C74A84"/>
    <w:rsid w:val="39CE9FA6"/>
    <w:rsid w:val="39D95FBA"/>
    <w:rsid w:val="39DBA5F8"/>
    <w:rsid w:val="39DBF75B"/>
    <w:rsid w:val="39DF088D"/>
    <w:rsid w:val="39E3311C"/>
    <w:rsid w:val="39E47F23"/>
    <w:rsid w:val="39E593EA"/>
    <w:rsid w:val="39E7936B"/>
    <w:rsid w:val="39EF74FF"/>
    <w:rsid w:val="39F0E01E"/>
    <w:rsid w:val="39F21F23"/>
    <w:rsid w:val="39F31C2C"/>
    <w:rsid w:val="39F32B6B"/>
    <w:rsid w:val="39F56696"/>
    <w:rsid w:val="39F871E4"/>
    <w:rsid w:val="39FDB8C3"/>
    <w:rsid w:val="39FF5817"/>
    <w:rsid w:val="3A01B99F"/>
    <w:rsid w:val="3A05FC36"/>
    <w:rsid w:val="3A08436E"/>
    <w:rsid w:val="3A0A3E9D"/>
    <w:rsid w:val="3A0CD323"/>
    <w:rsid w:val="3A0DE219"/>
    <w:rsid w:val="3A0EA004"/>
    <w:rsid w:val="3A1083AE"/>
    <w:rsid w:val="3A118B1D"/>
    <w:rsid w:val="3A129ACA"/>
    <w:rsid w:val="3A147131"/>
    <w:rsid w:val="3A16DAFC"/>
    <w:rsid w:val="3A186F42"/>
    <w:rsid w:val="3A1C16E1"/>
    <w:rsid w:val="3A1C2CF3"/>
    <w:rsid w:val="3A22B1B6"/>
    <w:rsid w:val="3A27B49A"/>
    <w:rsid w:val="3A28EE1F"/>
    <w:rsid w:val="3A2B3B63"/>
    <w:rsid w:val="3A2B6B24"/>
    <w:rsid w:val="3A2EF64B"/>
    <w:rsid w:val="3A300375"/>
    <w:rsid w:val="3A336CEA"/>
    <w:rsid w:val="3A383D72"/>
    <w:rsid w:val="3A397D2A"/>
    <w:rsid w:val="3A3EFE4D"/>
    <w:rsid w:val="3A3F0740"/>
    <w:rsid w:val="3A4255B8"/>
    <w:rsid w:val="3A43426E"/>
    <w:rsid w:val="3A443AC7"/>
    <w:rsid w:val="3A449DEA"/>
    <w:rsid w:val="3A4844AE"/>
    <w:rsid w:val="3A4B12EF"/>
    <w:rsid w:val="3A4BBFB3"/>
    <w:rsid w:val="3A56EF46"/>
    <w:rsid w:val="3A59C25A"/>
    <w:rsid w:val="3A5B241B"/>
    <w:rsid w:val="3A5E61A1"/>
    <w:rsid w:val="3A6246F4"/>
    <w:rsid w:val="3A624D66"/>
    <w:rsid w:val="3A65AFF0"/>
    <w:rsid w:val="3A66779C"/>
    <w:rsid w:val="3A6D1EFA"/>
    <w:rsid w:val="3A6F4D5A"/>
    <w:rsid w:val="3A759A50"/>
    <w:rsid w:val="3A7617B0"/>
    <w:rsid w:val="3A7D7473"/>
    <w:rsid w:val="3A80C621"/>
    <w:rsid w:val="3A810349"/>
    <w:rsid w:val="3A81855F"/>
    <w:rsid w:val="3A857409"/>
    <w:rsid w:val="3A86693D"/>
    <w:rsid w:val="3A8AD867"/>
    <w:rsid w:val="3A8C5EC5"/>
    <w:rsid w:val="3A909CD9"/>
    <w:rsid w:val="3A91C0D9"/>
    <w:rsid w:val="3A9843DC"/>
    <w:rsid w:val="3A9BD0AC"/>
    <w:rsid w:val="3AA66F2D"/>
    <w:rsid w:val="3AA873B1"/>
    <w:rsid w:val="3AA8D1DE"/>
    <w:rsid w:val="3AA9C240"/>
    <w:rsid w:val="3AAF7A2A"/>
    <w:rsid w:val="3AB0FE92"/>
    <w:rsid w:val="3AB34BE1"/>
    <w:rsid w:val="3AB39702"/>
    <w:rsid w:val="3AB566B4"/>
    <w:rsid w:val="3AB5925D"/>
    <w:rsid w:val="3AB68B45"/>
    <w:rsid w:val="3AB97F11"/>
    <w:rsid w:val="3ABA2B33"/>
    <w:rsid w:val="3ABAD58E"/>
    <w:rsid w:val="3ABBF86D"/>
    <w:rsid w:val="3AC059EC"/>
    <w:rsid w:val="3AC0E2F3"/>
    <w:rsid w:val="3AC33CFB"/>
    <w:rsid w:val="3AC4A562"/>
    <w:rsid w:val="3ACEA4B0"/>
    <w:rsid w:val="3ACF2722"/>
    <w:rsid w:val="3ACF7A91"/>
    <w:rsid w:val="3AD0709D"/>
    <w:rsid w:val="3ADC3B4C"/>
    <w:rsid w:val="3AE06D9C"/>
    <w:rsid w:val="3AE2A1D9"/>
    <w:rsid w:val="3AE42BC7"/>
    <w:rsid w:val="3AE4D36B"/>
    <w:rsid w:val="3AE76F74"/>
    <w:rsid w:val="3AE9D7BD"/>
    <w:rsid w:val="3AEC2289"/>
    <w:rsid w:val="3AED4EAE"/>
    <w:rsid w:val="3AED941A"/>
    <w:rsid w:val="3AEF572F"/>
    <w:rsid w:val="3AF5DDE8"/>
    <w:rsid w:val="3AF8A4CF"/>
    <w:rsid w:val="3AFE7AA5"/>
    <w:rsid w:val="3AFE9B6B"/>
    <w:rsid w:val="3B03142E"/>
    <w:rsid w:val="3B07C41F"/>
    <w:rsid w:val="3B09AEC6"/>
    <w:rsid w:val="3B0E371B"/>
    <w:rsid w:val="3B138892"/>
    <w:rsid w:val="3B14631A"/>
    <w:rsid w:val="3B1493F3"/>
    <w:rsid w:val="3B1795E0"/>
    <w:rsid w:val="3B1979B8"/>
    <w:rsid w:val="3B1C2120"/>
    <w:rsid w:val="3B1C6235"/>
    <w:rsid w:val="3B1D6B5D"/>
    <w:rsid w:val="3B1E27EB"/>
    <w:rsid w:val="3B241DE4"/>
    <w:rsid w:val="3B24B808"/>
    <w:rsid w:val="3B25E8AC"/>
    <w:rsid w:val="3B290FA1"/>
    <w:rsid w:val="3B29735E"/>
    <w:rsid w:val="3B2A9F65"/>
    <w:rsid w:val="3B2B90C2"/>
    <w:rsid w:val="3B2FCA64"/>
    <w:rsid w:val="3B31B215"/>
    <w:rsid w:val="3B322749"/>
    <w:rsid w:val="3B3490D0"/>
    <w:rsid w:val="3B399EA0"/>
    <w:rsid w:val="3B3B5204"/>
    <w:rsid w:val="3B3EFE75"/>
    <w:rsid w:val="3B40FC23"/>
    <w:rsid w:val="3B429EEB"/>
    <w:rsid w:val="3B433781"/>
    <w:rsid w:val="3B4A7C17"/>
    <w:rsid w:val="3B4B3495"/>
    <w:rsid w:val="3B4CFB40"/>
    <w:rsid w:val="3B515462"/>
    <w:rsid w:val="3B52A718"/>
    <w:rsid w:val="3B53690D"/>
    <w:rsid w:val="3B544434"/>
    <w:rsid w:val="3B56A010"/>
    <w:rsid w:val="3B5A5C2E"/>
    <w:rsid w:val="3B5B23C2"/>
    <w:rsid w:val="3B5C2C79"/>
    <w:rsid w:val="3B5E3008"/>
    <w:rsid w:val="3B624CF4"/>
    <w:rsid w:val="3B62742B"/>
    <w:rsid w:val="3B6604AA"/>
    <w:rsid w:val="3B6AB220"/>
    <w:rsid w:val="3B6F9770"/>
    <w:rsid w:val="3B70A2C3"/>
    <w:rsid w:val="3B775109"/>
    <w:rsid w:val="3B7AC0BC"/>
    <w:rsid w:val="3B7BF7CB"/>
    <w:rsid w:val="3B7EBE4E"/>
    <w:rsid w:val="3B836A4B"/>
    <w:rsid w:val="3B8A6FD3"/>
    <w:rsid w:val="3B8A86FC"/>
    <w:rsid w:val="3B8EC0D4"/>
    <w:rsid w:val="3B933F95"/>
    <w:rsid w:val="3B98E333"/>
    <w:rsid w:val="3B99E20F"/>
    <w:rsid w:val="3B9F3299"/>
    <w:rsid w:val="3BA1D350"/>
    <w:rsid w:val="3BA4D77B"/>
    <w:rsid w:val="3BA7D70B"/>
    <w:rsid w:val="3BAA1D87"/>
    <w:rsid w:val="3BB053A1"/>
    <w:rsid w:val="3BB3706D"/>
    <w:rsid w:val="3BB6A2CA"/>
    <w:rsid w:val="3BB71F92"/>
    <w:rsid w:val="3BB89EDE"/>
    <w:rsid w:val="3BC78BAE"/>
    <w:rsid w:val="3BC7C080"/>
    <w:rsid w:val="3BD21DCD"/>
    <w:rsid w:val="3BD66584"/>
    <w:rsid w:val="3BD69964"/>
    <w:rsid w:val="3BD6C1DB"/>
    <w:rsid w:val="3BDCAD3B"/>
    <w:rsid w:val="3BDDB5CA"/>
    <w:rsid w:val="3BE0725C"/>
    <w:rsid w:val="3BE417DD"/>
    <w:rsid w:val="3BE4792D"/>
    <w:rsid w:val="3BEA9A83"/>
    <w:rsid w:val="3BF06A80"/>
    <w:rsid w:val="3BF1AB88"/>
    <w:rsid w:val="3BF64E75"/>
    <w:rsid w:val="3BFBA3C8"/>
    <w:rsid w:val="3BFCDE0F"/>
    <w:rsid w:val="3BFF12CC"/>
    <w:rsid w:val="3C029386"/>
    <w:rsid w:val="3C03CE39"/>
    <w:rsid w:val="3C0513CF"/>
    <w:rsid w:val="3C0533BD"/>
    <w:rsid w:val="3C0DE2A3"/>
    <w:rsid w:val="3C112FBD"/>
    <w:rsid w:val="3C135688"/>
    <w:rsid w:val="3C140C30"/>
    <w:rsid w:val="3C15155E"/>
    <w:rsid w:val="3C1676C6"/>
    <w:rsid w:val="3C20A208"/>
    <w:rsid w:val="3C26014E"/>
    <w:rsid w:val="3C28A6CE"/>
    <w:rsid w:val="3C2BAC54"/>
    <w:rsid w:val="3C2C49E1"/>
    <w:rsid w:val="3C2DF0DF"/>
    <w:rsid w:val="3C2FB532"/>
    <w:rsid w:val="3C32226A"/>
    <w:rsid w:val="3C348E32"/>
    <w:rsid w:val="3C3B7391"/>
    <w:rsid w:val="3C42899E"/>
    <w:rsid w:val="3C428EE9"/>
    <w:rsid w:val="3C46E456"/>
    <w:rsid w:val="3C47D11B"/>
    <w:rsid w:val="3C4CB5DE"/>
    <w:rsid w:val="3C4EF395"/>
    <w:rsid w:val="3C51AA46"/>
    <w:rsid w:val="3C52BF31"/>
    <w:rsid w:val="3C59A904"/>
    <w:rsid w:val="3C5CB9BD"/>
    <w:rsid w:val="3C605362"/>
    <w:rsid w:val="3C64AED3"/>
    <w:rsid w:val="3C65F1B9"/>
    <w:rsid w:val="3C6735F9"/>
    <w:rsid w:val="3C676730"/>
    <w:rsid w:val="3C6C101B"/>
    <w:rsid w:val="3C6CFA75"/>
    <w:rsid w:val="3C6D6F10"/>
    <w:rsid w:val="3C6F2597"/>
    <w:rsid w:val="3C70FC8C"/>
    <w:rsid w:val="3C754454"/>
    <w:rsid w:val="3C77B579"/>
    <w:rsid w:val="3C7D8087"/>
    <w:rsid w:val="3C83D801"/>
    <w:rsid w:val="3C89CA1C"/>
    <w:rsid w:val="3C95A7E1"/>
    <w:rsid w:val="3C982800"/>
    <w:rsid w:val="3C989D25"/>
    <w:rsid w:val="3C994108"/>
    <w:rsid w:val="3C9A1C1C"/>
    <w:rsid w:val="3C9A94D2"/>
    <w:rsid w:val="3CA3BCAF"/>
    <w:rsid w:val="3CA97F26"/>
    <w:rsid w:val="3CAA10BD"/>
    <w:rsid w:val="3CABD725"/>
    <w:rsid w:val="3CB8AE78"/>
    <w:rsid w:val="3CB8EDA0"/>
    <w:rsid w:val="3CBCBAAD"/>
    <w:rsid w:val="3CBD654D"/>
    <w:rsid w:val="3CC049A3"/>
    <w:rsid w:val="3CC3E4F9"/>
    <w:rsid w:val="3CC7FF83"/>
    <w:rsid w:val="3CC825A2"/>
    <w:rsid w:val="3CCD1234"/>
    <w:rsid w:val="3CD0D4D5"/>
    <w:rsid w:val="3CD27D74"/>
    <w:rsid w:val="3CD670EB"/>
    <w:rsid w:val="3CD90EE1"/>
    <w:rsid w:val="3CDE4307"/>
    <w:rsid w:val="3CDE7EDD"/>
    <w:rsid w:val="3CDF87A2"/>
    <w:rsid w:val="3CE25E9D"/>
    <w:rsid w:val="3CE4C654"/>
    <w:rsid w:val="3CED4E87"/>
    <w:rsid w:val="3CEFF5E1"/>
    <w:rsid w:val="3CF48BAB"/>
    <w:rsid w:val="3CF662A0"/>
    <w:rsid w:val="3CF7C4DA"/>
    <w:rsid w:val="3CFAB1CE"/>
    <w:rsid w:val="3D0415CA"/>
    <w:rsid w:val="3D0B08B6"/>
    <w:rsid w:val="3D0C95A5"/>
    <w:rsid w:val="3D0E18E9"/>
    <w:rsid w:val="3D13AEE6"/>
    <w:rsid w:val="3D13DFF6"/>
    <w:rsid w:val="3D169608"/>
    <w:rsid w:val="3D1D1247"/>
    <w:rsid w:val="3D1F038D"/>
    <w:rsid w:val="3D1F0A04"/>
    <w:rsid w:val="3D257F74"/>
    <w:rsid w:val="3D335BFC"/>
    <w:rsid w:val="3D361DB3"/>
    <w:rsid w:val="3D38BE1C"/>
    <w:rsid w:val="3D3D062B"/>
    <w:rsid w:val="3D40CF5D"/>
    <w:rsid w:val="3D49176D"/>
    <w:rsid w:val="3D4C861B"/>
    <w:rsid w:val="3D4EFE3A"/>
    <w:rsid w:val="3D500F55"/>
    <w:rsid w:val="3D5577B5"/>
    <w:rsid w:val="3D573422"/>
    <w:rsid w:val="3D583F6D"/>
    <w:rsid w:val="3D5C731A"/>
    <w:rsid w:val="3D5D269E"/>
    <w:rsid w:val="3D5F862B"/>
    <w:rsid w:val="3D612F88"/>
    <w:rsid w:val="3D62B8B2"/>
    <w:rsid w:val="3D6728BD"/>
    <w:rsid w:val="3D6878DE"/>
    <w:rsid w:val="3D69B3E7"/>
    <w:rsid w:val="3D69CD2D"/>
    <w:rsid w:val="3D6C0D41"/>
    <w:rsid w:val="3D6F9B7B"/>
    <w:rsid w:val="3D7124ED"/>
    <w:rsid w:val="3D7CA830"/>
    <w:rsid w:val="3D7E80E4"/>
    <w:rsid w:val="3D7F61DC"/>
    <w:rsid w:val="3D89FC81"/>
    <w:rsid w:val="3D8A024C"/>
    <w:rsid w:val="3D8C75C3"/>
    <w:rsid w:val="3D941516"/>
    <w:rsid w:val="3D9C0B58"/>
    <w:rsid w:val="3D9E056A"/>
    <w:rsid w:val="3D9E6F55"/>
    <w:rsid w:val="3DA69952"/>
    <w:rsid w:val="3DA87614"/>
    <w:rsid w:val="3DAA5353"/>
    <w:rsid w:val="3DADC3C7"/>
    <w:rsid w:val="3DAFF21D"/>
    <w:rsid w:val="3DB98C75"/>
    <w:rsid w:val="3DBC84DC"/>
    <w:rsid w:val="3DC885D3"/>
    <w:rsid w:val="3DC9D9F9"/>
    <w:rsid w:val="3DCA21D0"/>
    <w:rsid w:val="3DD0B99E"/>
    <w:rsid w:val="3DD2BDA9"/>
    <w:rsid w:val="3DD46BAC"/>
    <w:rsid w:val="3DD68EC4"/>
    <w:rsid w:val="3DD9666B"/>
    <w:rsid w:val="3DD9CA62"/>
    <w:rsid w:val="3DDA0A29"/>
    <w:rsid w:val="3DDC87EF"/>
    <w:rsid w:val="3DDF73B3"/>
    <w:rsid w:val="3DE4F49F"/>
    <w:rsid w:val="3DEF6195"/>
    <w:rsid w:val="3DF1F66B"/>
    <w:rsid w:val="3DF40467"/>
    <w:rsid w:val="3DF84403"/>
    <w:rsid w:val="3E02D7D5"/>
    <w:rsid w:val="3E0401C6"/>
    <w:rsid w:val="3E0642A4"/>
    <w:rsid w:val="3E0AF2D1"/>
    <w:rsid w:val="3E0BBD7E"/>
    <w:rsid w:val="3E121935"/>
    <w:rsid w:val="3E19F7FE"/>
    <w:rsid w:val="3E2135C9"/>
    <w:rsid w:val="3E218D03"/>
    <w:rsid w:val="3E23BA2F"/>
    <w:rsid w:val="3E245DED"/>
    <w:rsid w:val="3E254DC6"/>
    <w:rsid w:val="3E288749"/>
    <w:rsid w:val="3E304A28"/>
    <w:rsid w:val="3E3849D4"/>
    <w:rsid w:val="3E396D57"/>
    <w:rsid w:val="3E3C33E6"/>
    <w:rsid w:val="3E3D34A2"/>
    <w:rsid w:val="3E3E9148"/>
    <w:rsid w:val="3E40A40D"/>
    <w:rsid w:val="3E4C15C6"/>
    <w:rsid w:val="3E51D5D0"/>
    <w:rsid w:val="3E54F0E6"/>
    <w:rsid w:val="3E58F3DD"/>
    <w:rsid w:val="3E5EAE5D"/>
    <w:rsid w:val="3E5EE6C4"/>
    <w:rsid w:val="3E5F4BCA"/>
    <w:rsid w:val="3E659431"/>
    <w:rsid w:val="3E67C404"/>
    <w:rsid w:val="3E68D3A3"/>
    <w:rsid w:val="3E699E09"/>
    <w:rsid w:val="3E6E0926"/>
    <w:rsid w:val="3E722F3E"/>
    <w:rsid w:val="3E81F25B"/>
    <w:rsid w:val="3E82E4AB"/>
    <w:rsid w:val="3E8B72D2"/>
    <w:rsid w:val="3E9648AA"/>
    <w:rsid w:val="3E9BC6F7"/>
    <w:rsid w:val="3E9E969A"/>
    <w:rsid w:val="3EA371D6"/>
    <w:rsid w:val="3EA93932"/>
    <w:rsid w:val="3EB09EBB"/>
    <w:rsid w:val="3EB3734C"/>
    <w:rsid w:val="3EB69007"/>
    <w:rsid w:val="3EBD478A"/>
    <w:rsid w:val="3EC2951A"/>
    <w:rsid w:val="3EC9C3D1"/>
    <w:rsid w:val="3ED456F0"/>
    <w:rsid w:val="3ED511E5"/>
    <w:rsid w:val="3ED88AEB"/>
    <w:rsid w:val="3EDB8AA6"/>
    <w:rsid w:val="3EDE2FA2"/>
    <w:rsid w:val="3EE0725B"/>
    <w:rsid w:val="3EE1510B"/>
    <w:rsid w:val="3EE15CE1"/>
    <w:rsid w:val="3EE5EB69"/>
    <w:rsid w:val="3EE6820C"/>
    <w:rsid w:val="3EF0116D"/>
    <w:rsid w:val="3EF1A29A"/>
    <w:rsid w:val="3EF2A2A8"/>
    <w:rsid w:val="3EF35BFE"/>
    <w:rsid w:val="3EF3F42B"/>
    <w:rsid w:val="3EF4C085"/>
    <w:rsid w:val="3EF9D160"/>
    <w:rsid w:val="3EFEBEE0"/>
    <w:rsid w:val="3F035538"/>
    <w:rsid w:val="3F04313E"/>
    <w:rsid w:val="3F072072"/>
    <w:rsid w:val="3F0D3CF8"/>
    <w:rsid w:val="3F105A0F"/>
    <w:rsid w:val="3F137B49"/>
    <w:rsid w:val="3F14D569"/>
    <w:rsid w:val="3F160665"/>
    <w:rsid w:val="3F1626B1"/>
    <w:rsid w:val="3F1A01AB"/>
    <w:rsid w:val="3F1B7DAA"/>
    <w:rsid w:val="3F249EED"/>
    <w:rsid w:val="3F25C1F1"/>
    <w:rsid w:val="3F278C15"/>
    <w:rsid w:val="3F2CD2B2"/>
    <w:rsid w:val="3F2F2001"/>
    <w:rsid w:val="3F338761"/>
    <w:rsid w:val="3F34FAEE"/>
    <w:rsid w:val="3F3E3301"/>
    <w:rsid w:val="3F3E70AC"/>
    <w:rsid w:val="3F44CF5D"/>
    <w:rsid w:val="3F492AD2"/>
    <w:rsid w:val="3F4E4ACC"/>
    <w:rsid w:val="3F4FE2A4"/>
    <w:rsid w:val="3F504DCF"/>
    <w:rsid w:val="3F50A752"/>
    <w:rsid w:val="3F523AEA"/>
    <w:rsid w:val="3F550367"/>
    <w:rsid w:val="3F5539CC"/>
    <w:rsid w:val="3F5661CC"/>
    <w:rsid w:val="3F5AD0CC"/>
    <w:rsid w:val="3F5C7DE3"/>
    <w:rsid w:val="3F5FB61E"/>
    <w:rsid w:val="3F64BE03"/>
    <w:rsid w:val="3F669C3C"/>
    <w:rsid w:val="3F6BFA08"/>
    <w:rsid w:val="3F6C1839"/>
    <w:rsid w:val="3F71EAE8"/>
    <w:rsid w:val="3F7CC83F"/>
    <w:rsid w:val="3F7DD9A3"/>
    <w:rsid w:val="3F861C02"/>
    <w:rsid w:val="3F86CDA3"/>
    <w:rsid w:val="3F86E85E"/>
    <w:rsid w:val="3F8CB528"/>
    <w:rsid w:val="3F8D630A"/>
    <w:rsid w:val="3F8F2550"/>
    <w:rsid w:val="3F91DE8E"/>
    <w:rsid w:val="3F9615D5"/>
    <w:rsid w:val="3F9A0A1B"/>
    <w:rsid w:val="3F9E804F"/>
    <w:rsid w:val="3FA0E299"/>
    <w:rsid w:val="3FA348A8"/>
    <w:rsid w:val="3FA3A07D"/>
    <w:rsid w:val="3FA55B55"/>
    <w:rsid w:val="3FA73FDA"/>
    <w:rsid w:val="3FAA9F1E"/>
    <w:rsid w:val="3FAB25A7"/>
    <w:rsid w:val="3FAFC0B5"/>
    <w:rsid w:val="3FB35813"/>
    <w:rsid w:val="3FB4487F"/>
    <w:rsid w:val="3FB63055"/>
    <w:rsid w:val="3FBA608C"/>
    <w:rsid w:val="3FBE013A"/>
    <w:rsid w:val="3FBE29CA"/>
    <w:rsid w:val="3FBF22DB"/>
    <w:rsid w:val="3FC72DDE"/>
    <w:rsid w:val="3FC91F56"/>
    <w:rsid w:val="3FCA2E57"/>
    <w:rsid w:val="3FCEABE0"/>
    <w:rsid w:val="3FD84552"/>
    <w:rsid w:val="3FD8AB63"/>
    <w:rsid w:val="3FD9F66E"/>
    <w:rsid w:val="3FE1DECB"/>
    <w:rsid w:val="3FE33080"/>
    <w:rsid w:val="3FE63CD6"/>
    <w:rsid w:val="3FE69282"/>
    <w:rsid w:val="3FE6CACC"/>
    <w:rsid w:val="3FE9ED14"/>
    <w:rsid w:val="3FEBBE65"/>
    <w:rsid w:val="3FF0645B"/>
    <w:rsid w:val="3FF4C2D8"/>
    <w:rsid w:val="3FF57BF8"/>
    <w:rsid w:val="3FF5BAB7"/>
    <w:rsid w:val="3FF7E484"/>
    <w:rsid w:val="3FFB7667"/>
    <w:rsid w:val="3FFCE2E1"/>
    <w:rsid w:val="400308B6"/>
    <w:rsid w:val="4003A48B"/>
    <w:rsid w:val="40073DAF"/>
    <w:rsid w:val="4007D1A0"/>
    <w:rsid w:val="400CAB1C"/>
    <w:rsid w:val="400D9C4A"/>
    <w:rsid w:val="400EEB5B"/>
    <w:rsid w:val="400FE2D7"/>
    <w:rsid w:val="40119D84"/>
    <w:rsid w:val="4018F85D"/>
    <w:rsid w:val="401A8103"/>
    <w:rsid w:val="401CFBF6"/>
    <w:rsid w:val="402BB85D"/>
    <w:rsid w:val="403A23B6"/>
    <w:rsid w:val="403DA11B"/>
    <w:rsid w:val="403FA2E0"/>
    <w:rsid w:val="40418D4F"/>
    <w:rsid w:val="4041F01D"/>
    <w:rsid w:val="4049D867"/>
    <w:rsid w:val="404E20CE"/>
    <w:rsid w:val="40501F01"/>
    <w:rsid w:val="40517505"/>
    <w:rsid w:val="405408BF"/>
    <w:rsid w:val="405792EE"/>
    <w:rsid w:val="405848A1"/>
    <w:rsid w:val="405902B1"/>
    <w:rsid w:val="4059EEF7"/>
    <w:rsid w:val="405A450E"/>
    <w:rsid w:val="405C01A6"/>
    <w:rsid w:val="40603E5D"/>
    <w:rsid w:val="4066B7B9"/>
    <w:rsid w:val="406743EB"/>
    <w:rsid w:val="4067631A"/>
    <w:rsid w:val="40697DDC"/>
    <w:rsid w:val="406EDDE2"/>
    <w:rsid w:val="4071929B"/>
    <w:rsid w:val="4074CD85"/>
    <w:rsid w:val="4075949F"/>
    <w:rsid w:val="407E6CBC"/>
    <w:rsid w:val="407EA75A"/>
    <w:rsid w:val="4082EBEA"/>
    <w:rsid w:val="408BFA75"/>
    <w:rsid w:val="408C2038"/>
    <w:rsid w:val="408DAF2B"/>
    <w:rsid w:val="40904A9B"/>
    <w:rsid w:val="40947C57"/>
    <w:rsid w:val="409D52E2"/>
    <w:rsid w:val="409DA3D2"/>
    <w:rsid w:val="40A1AB8E"/>
    <w:rsid w:val="40A1EB2B"/>
    <w:rsid w:val="40A2D635"/>
    <w:rsid w:val="40AC018C"/>
    <w:rsid w:val="40ACAAB6"/>
    <w:rsid w:val="40B75B5D"/>
    <w:rsid w:val="40BB03E2"/>
    <w:rsid w:val="40BBD186"/>
    <w:rsid w:val="40BC9D61"/>
    <w:rsid w:val="40BE23AB"/>
    <w:rsid w:val="40C1FFBE"/>
    <w:rsid w:val="40C3E4E6"/>
    <w:rsid w:val="40CA659F"/>
    <w:rsid w:val="40CC90AE"/>
    <w:rsid w:val="40D1BA45"/>
    <w:rsid w:val="40D40335"/>
    <w:rsid w:val="40D72347"/>
    <w:rsid w:val="40DDBBEF"/>
    <w:rsid w:val="40E35536"/>
    <w:rsid w:val="40E4707F"/>
    <w:rsid w:val="40E54591"/>
    <w:rsid w:val="40E6EBA3"/>
    <w:rsid w:val="40EACC9E"/>
    <w:rsid w:val="40EBEDAE"/>
    <w:rsid w:val="40ECCD84"/>
    <w:rsid w:val="40F087CD"/>
    <w:rsid w:val="40F09603"/>
    <w:rsid w:val="40F88C1C"/>
    <w:rsid w:val="40FA46F1"/>
    <w:rsid w:val="40FA8A4F"/>
    <w:rsid w:val="40FAA0A7"/>
    <w:rsid w:val="40FAA4A8"/>
    <w:rsid w:val="41023BA1"/>
    <w:rsid w:val="41086532"/>
    <w:rsid w:val="410FB6F4"/>
    <w:rsid w:val="4112DCC1"/>
    <w:rsid w:val="41188D0F"/>
    <w:rsid w:val="411F57E8"/>
    <w:rsid w:val="4121EC6E"/>
    <w:rsid w:val="412DE98D"/>
    <w:rsid w:val="412EFF28"/>
    <w:rsid w:val="413232F3"/>
    <w:rsid w:val="4134CFA2"/>
    <w:rsid w:val="41371CFA"/>
    <w:rsid w:val="413AAE09"/>
    <w:rsid w:val="413DE32A"/>
    <w:rsid w:val="41456B4A"/>
    <w:rsid w:val="4147D2D2"/>
    <w:rsid w:val="414C1EA9"/>
    <w:rsid w:val="41515830"/>
    <w:rsid w:val="4158C6B5"/>
    <w:rsid w:val="415971C4"/>
    <w:rsid w:val="415A008B"/>
    <w:rsid w:val="415E62E0"/>
    <w:rsid w:val="41658297"/>
    <w:rsid w:val="41677059"/>
    <w:rsid w:val="416BBB02"/>
    <w:rsid w:val="41715A75"/>
    <w:rsid w:val="41748027"/>
    <w:rsid w:val="4176B6BA"/>
    <w:rsid w:val="4176CAC0"/>
    <w:rsid w:val="41792980"/>
    <w:rsid w:val="417D6FA8"/>
    <w:rsid w:val="418092C6"/>
    <w:rsid w:val="41814C1C"/>
    <w:rsid w:val="4182E015"/>
    <w:rsid w:val="4183EBE7"/>
    <w:rsid w:val="41858A5E"/>
    <w:rsid w:val="418591AA"/>
    <w:rsid w:val="41859B60"/>
    <w:rsid w:val="4185D7C6"/>
    <w:rsid w:val="41885745"/>
    <w:rsid w:val="41888538"/>
    <w:rsid w:val="4188A3BB"/>
    <w:rsid w:val="4190BF79"/>
    <w:rsid w:val="419265B5"/>
    <w:rsid w:val="4192CF43"/>
    <w:rsid w:val="4195CB5E"/>
    <w:rsid w:val="41983CC5"/>
    <w:rsid w:val="41997650"/>
    <w:rsid w:val="41A39C70"/>
    <w:rsid w:val="41B3ECB3"/>
    <w:rsid w:val="41B6F31D"/>
    <w:rsid w:val="41B8CDE6"/>
    <w:rsid w:val="41BA856D"/>
    <w:rsid w:val="41BD2845"/>
    <w:rsid w:val="41BDD64C"/>
    <w:rsid w:val="41BE170A"/>
    <w:rsid w:val="41BEE02E"/>
    <w:rsid w:val="41C2CD59"/>
    <w:rsid w:val="41C5CCB7"/>
    <w:rsid w:val="41C6363C"/>
    <w:rsid w:val="41C6A6A0"/>
    <w:rsid w:val="41C739CC"/>
    <w:rsid w:val="41CE0E64"/>
    <w:rsid w:val="41CEDD78"/>
    <w:rsid w:val="41D02B5C"/>
    <w:rsid w:val="41D2EE19"/>
    <w:rsid w:val="41D86416"/>
    <w:rsid w:val="41DDFDB2"/>
    <w:rsid w:val="41DF09D1"/>
    <w:rsid w:val="41E251FB"/>
    <w:rsid w:val="41E3D7DF"/>
    <w:rsid w:val="41E58E7F"/>
    <w:rsid w:val="41EC644E"/>
    <w:rsid w:val="41F0D703"/>
    <w:rsid w:val="41F2D146"/>
    <w:rsid w:val="41F6952E"/>
    <w:rsid w:val="41F8AAA8"/>
    <w:rsid w:val="41FCEB3E"/>
    <w:rsid w:val="41FD531D"/>
    <w:rsid w:val="41FDAA01"/>
    <w:rsid w:val="42011A8B"/>
    <w:rsid w:val="4201786F"/>
    <w:rsid w:val="42029677"/>
    <w:rsid w:val="4204DDFA"/>
    <w:rsid w:val="42085B85"/>
    <w:rsid w:val="420D9F2D"/>
    <w:rsid w:val="420DB177"/>
    <w:rsid w:val="420ED3B5"/>
    <w:rsid w:val="4218AF51"/>
    <w:rsid w:val="4221AE02"/>
    <w:rsid w:val="42235E45"/>
    <w:rsid w:val="4227D8FE"/>
    <w:rsid w:val="422B725E"/>
    <w:rsid w:val="4245E5A5"/>
    <w:rsid w:val="4247B85D"/>
    <w:rsid w:val="424ACC3F"/>
    <w:rsid w:val="424DE3A0"/>
    <w:rsid w:val="424F067D"/>
    <w:rsid w:val="4251BCAB"/>
    <w:rsid w:val="4252DF7A"/>
    <w:rsid w:val="4255577B"/>
    <w:rsid w:val="425D134E"/>
    <w:rsid w:val="4261EDA4"/>
    <w:rsid w:val="42620393"/>
    <w:rsid w:val="42622801"/>
    <w:rsid w:val="4263713B"/>
    <w:rsid w:val="426764F0"/>
    <w:rsid w:val="426D7FC0"/>
    <w:rsid w:val="426FAC4A"/>
    <w:rsid w:val="426FAEA1"/>
    <w:rsid w:val="427138C8"/>
    <w:rsid w:val="42751270"/>
    <w:rsid w:val="4275CB8E"/>
    <w:rsid w:val="427AC8E8"/>
    <w:rsid w:val="427C56B2"/>
    <w:rsid w:val="427C7F86"/>
    <w:rsid w:val="427EBA97"/>
    <w:rsid w:val="427F5C6F"/>
    <w:rsid w:val="42897016"/>
    <w:rsid w:val="428AE1D9"/>
    <w:rsid w:val="428D0826"/>
    <w:rsid w:val="42915C8D"/>
    <w:rsid w:val="4291ADBB"/>
    <w:rsid w:val="4291F60A"/>
    <w:rsid w:val="42930EBA"/>
    <w:rsid w:val="42935B1C"/>
    <w:rsid w:val="42950CCE"/>
    <w:rsid w:val="429877E7"/>
    <w:rsid w:val="429D3A8F"/>
    <w:rsid w:val="42A3667D"/>
    <w:rsid w:val="42A4B782"/>
    <w:rsid w:val="42AAF1A8"/>
    <w:rsid w:val="42AD83DF"/>
    <w:rsid w:val="42B26F58"/>
    <w:rsid w:val="42B40C16"/>
    <w:rsid w:val="42B56673"/>
    <w:rsid w:val="42B9CB98"/>
    <w:rsid w:val="42BC4089"/>
    <w:rsid w:val="42BE4ACD"/>
    <w:rsid w:val="42BF8DCF"/>
    <w:rsid w:val="42C02B0F"/>
    <w:rsid w:val="42C1A087"/>
    <w:rsid w:val="42C26F2C"/>
    <w:rsid w:val="42C2799F"/>
    <w:rsid w:val="42C6D41F"/>
    <w:rsid w:val="42CF16F7"/>
    <w:rsid w:val="42CF8BA4"/>
    <w:rsid w:val="42D36A21"/>
    <w:rsid w:val="42D38FF7"/>
    <w:rsid w:val="42D489C3"/>
    <w:rsid w:val="42D70E77"/>
    <w:rsid w:val="42DA07E1"/>
    <w:rsid w:val="42DAA41E"/>
    <w:rsid w:val="42DB38EC"/>
    <w:rsid w:val="42DB67F7"/>
    <w:rsid w:val="42E05BE1"/>
    <w:rsid w:val="42E0DB55"/>
    <w:rsid w:val="42E30B16"/>
    <w:rsid w:val="42E51D8B"/>
    <w:rsid w:val="42E7318E"/>
    <w:rsid w:val="42EC0449"/>
    <w:rsid w:val="42EC8B51"/>
    <w:rsid w:val="42ECB065"/>
    <w:rsid w:val="42EF8C66"/>
    <w:rsid w:val="42EFEB18"/>
    <w:rsid w:val="42EFFC87"/>
    <w:rsid w:val="42F4B51B"/>
    <w:rsid w:val="42FD07EB"/>
    <w:rsid w:val="42FEC342"/>
    <w:rsid w:val="42FEC6F5"/>
    <w:rsid w:val="42FEC883"/>
    <w:rsid w:val="4301B977"/>
    <w:rsid w:val="43031F3C"/>
    <w:rsid w:val="430BBF3E"/>
    <w:rsid w:val="430D474F"/>
    <w:rsid w:val="4312EF80"/>
    <w:rsid w:val="43144E13"/>
    <w:rsid w:val="43184F4B"/>
    <w:rsid w:val="4319A914"/>
    <w:rsid w:val="431E7607"/>
    <w:rsid w:val="432338FB"/>
    <w:rsid w:val="432412A2"/>
    <w:rsid w:val="432A91D4"/>
    <w:rsid w:val="43325251"/>
    <w:rsid w:val="43329C63"/>
    <w:rsid w:val="43332B7C"/>
    <w:rsid w:val="4335E591"/>
    <w:rsid w:val="434BC24C"/>
    <w:rsid w:val="434F8830"/>
    <w:rsid w:val="43536562"/>
    <w:rsid w:val="43598794"/>
    <w:rsid w:val="435A7EE3"/>
    <w:rsid w:val="435BEB3C"/>
    <w:rsid w:val="435C9F01"/>
    <w:rsid w:val="4360A821"/>
    <w:rsid w:val="436A7F1D"/>
    <w:rsid w:val="436AC443"/>
    <w:rsid w:val="436CAC87"/>
    <w:rsid w:val="4377B3AA"/>
    <w:rsid w:val="437F2E87"/>
    <w:rsid w:val="437F821E"/>
    <w:rsid w:val="437FC6B2"/>
    <w:rsid w:val="43819E89"/>
    <w:rsid w:val="43822A2B"/>
    <w:rsid w:val="4382513C"/>
    <w:rsid w:val="4384C8E3"/>
    <w:rsid w:val="43868046"/>
    <w:rsid w:val="438C6444"/>
    <w:rsid w:val="438D76E9"/>
    <w:rsid w:val="4391D168"/>
    <w:rsid w:val="4394C0F8"/>
    <w:rsid w:val="43961066"/>
    <w:rsid w:val="43965CD4"/>
    <w:rsid w:val="43988127"/>
    <w:rsid w:val="439A6062"/>
    <w:rsid w:val="439DA91A"/>
    <w:rsid w:val="43A0EF0B"/>
    <w:rsid w:val="43A38DE8"/>
    <w:rsid w:val="43A3A3B7"/>
    <w:rsid w:val="43AB65D9"/>
    <w:rsid w:val="43B2676B"/>
    <w:rsid w:val="43B43AEE"/>
    <w:rsid w:val="43BA17B3"/>
    <w:rsid w:val="43BA8905"/>
    <w:rsid w:val="43BB3D4D"/>
    <w:rsid w:val="43BF06A4"/>
    <w:rsid w:val="43BF649C"/>
    <w:rsid w:val="43C14AC2"/>
    <w:rsid w:val="43C4DC48"/>
    <w:rsid w:val="43C528EC"/>
    <w:rsid w:val="43CC4083"/>
    <w:rsid w:val="43CCEB86"/>
    <w:rsid w:val="43D1BA87"/>
    <w:rsid w:val="43D38E9A"/>
    <w:rsid w:val="43D43643"/>
    <w:rsid w:val="43D5A882"/>
    <w:rsid w:val="43E44488"/>
    <w:rsid w:val="43E6A461"/>
    <w:rsid w:val="43E849C6"/>
    <w:rsid w:val="43ECE43E"/>
    <w:rsid w:val="43ED1752"/>
    <w:rsid w:val="43ED5CB2"/>
    <w:rsid w:val="43F2CE38"/>
    <w:rsid w:val="43F61436"/>
    <w:rsid w:val="43F7CA57"/>
    <w:rsid w:val="43F8B852"/>
    <w:rsid w:val="43FE36CB"/>
    <w:rsid w:val="44021EFA"/>
    <w:rsid w:val="440414F7"/>
    <w:rsid w:val="44042B8F"/>
    <w:rsid w:val="4409A9CC"/>
    <w:rsid w:val="4409D7CF"/>
    <w:rsid w:val="440A9644"/>
    <w:rsid w:val="440B1A6F"/>
    <w:rsid w:val="440C123E"/>
    <w:rsid w:val="440DAB9D"/>
    <w:rsid w:val="440F251D"/>
    <w:rsid w:val="4410A741"/>
    <w:rsid w:val="4415BF3C"/>
    <w:rsid w:val="4419A88C"/>
    <w:rsid w:val="441AF17A"/>
    <w:rsid w:val="441E3D6B"/>
    <w:rsid w:val="441E4EFC"/>
    <w:rsid w:val="441E8CED"/>
    <w:rsid w:val="441F2E55"/>
    <w:rsid w:val="4420B1AC"/>
    <w:rsid w:val="44224073"/>
    <w:rsid w:val="44227814"/>
    <w:rsid w:val="44234C2C"/>
    <w:rsid w:val="44271725"/>
    <w:rsid w:val="442C977B"/>
    <w:rsid w:val="442F3FA1"/>
    <w:rsid w:val="442F8D6D"/>
    <w:rsid w:val="443413D1"/>
    <w:rsid w:val="44345E73"/>
    <w:rsid w:val="4436403C"/>
    <w:rsid w:val="4436C665"/>
    <w:rsid w:val="4437FFD4"/>
    <w:rsid w:val="4438B8C8"/>
    <w:rsid w:val="443D907F"/>
    <w:rsid w:val="443EFF3D"/>
    <w:rsid w:val="443F2F6F"/>
    <w:rsid w:val="4442AFB2"/>
    <w:rsid w:val="4442C48B"/>
    <w:rsid w:val="44436584"/>
    <w:rsid w:val="4443CC59"/>
    <w:rsid w:val="44489C76"/>
    <w:rsid w:val="444BB435"/>
    <w:rsid w:val="44535B66"/>
    <w:rsid w:val="4456A58A"/>
    <w:rsid w:val="445C5784"/>
    <w:rsid w:val="445CC601"/>
    <w:rsid w:val="445F7DBC"/>
    <w:rsid w:val="4462F1D1"/>
    <w:rsid w:val="44696741"/>
    <w:rsid w:val="446B6D05"/>
    <w:rsid w:val="446B6F7B"/>
    <w:rsid w:val="446DA137"/>
    <w:rsid w:val="446EDBE1"/>
    <w:rsid w:val="44757DCE"/>
    <w:rsid w:val="4475905B"/>
    <w:rsid w:val="4476C25B"/>
    <w:rsid w:val="4477CE0A"/>
    <w:rsid w:val="447AA7E0"/>
    <w:rsid w:val="448143B0"/>
    <w:rsid w:val="4481984C"/>
    <w:rsid w:val="4483223C"/>
    <w:rsid w:val="4483C79E"/>
    <w:rsid w:val="44892F39"/>
    <w:rsid w:val="448987D7"/>
    <w:rsid w:val="4490CBD7"/>
    <w:rsid w:val="4491C16B"/>
    <w:rsid w:val="44A10397"/>
    <w:rsid w:val="44A17D94"/>
    <w:rsid w:val="44A26B55"/>
    <w:rsid w:val="44A37E3B"/>
    <w:rsid w:val="44A8AD14"/>
    <w:rsid w:val="44A8D802"/>
    <w:rsid w:val="44AC6F4E"/>
    <w:rsid w:val="44AF6639"/>
    <w:rsid w:val="44B15E20"/>
    <w:rsid w:val="44B36D3D"/>
    <w:rsid w:val="44B3C2F3"/>
    <w:rsid w:val="44B43E66"/>
    <w:rsid w:val="44B4DCCC"/>
    <w:rsid w:val="44B5A230"/>
    <w:rsid w:val="44B5B90B"/>
    <w:rsid w:val="44B61DB2"/>
    <w:rsid w:val="44B8C057"/>
    <w:rsid w:val="44C0AB80"/>
    <w:rsid w:val="44C4BE11"/>
    <w:rsid w:val="44CDEA19"/>
    <w:rsid w:val="44CE719E"/>
    <w:rsid w:val="44D1E55E"/>
    <w:rsid w:val="44D7EF6E"/>
    <w:rsid w:val="44DE0B63"/>
    <w:rsid w:val="44E3ADDF"/>
    <w:rsid w:val="44EC4814"/>
    <w:rsid w:val="44F37FDC"/>
    <w:rsid w:val="44F3D01B"/>
    <w:rsid w:val="44F43A27"/>
    <w:rsid w:val="44F73B46"/>
    <w:rsid w:val="44F9400D"/>
    <w:rsid w:val="44FA458B"/>
    <w:rsid w:val="44FA85D3"/>
    <w:rsid w:val="44FBC3C8"/>
    <w:rsid w:val="44FE827A"/>
    <w:rsid w:val="45072CBB"/>
    <w:rsid w:val="45079349"/>
    <w:rsid w:val="45080F67"/>
    <w:rsid w:val="45087E4C"/>
    <w:rsid w:val="450CA358"/>
    <w:rsid w:val="450F8239"/>
    <w:rsid w:val="450FBC7D"/>
    <w:rsid w:val="4514A79C"/>
    <w:rsid w:val="45157C7B"/>
    <w:rsid w:val="45169C9A"/>
    <w:rsid w:val="45173283"/>
    <w:rsid w:val="451CFFF9"/>
    <w:rsid w:val="451FE003"/>
    <w:rsid w:val="45254F49"/>
    <w:rsid w:val="452E5FB8"/>
    <w:rsid w:val="4530BD64"/>
    <w:rsid w:val="45357A76"/>
    <w:rsid w:val="453990F4"/>
    <w:rsid w:val="453BF308"/>
    <w:rsid w:val="453CCED9"/>
    <w:rsid w:val="453E12D5"/>
    <w:rsid w:val="45433A05"/>
    <w:rsid w:val="45436794"/>
    <w:rsid w:val="45484900"/>
    <w:rsid w:val="454A262A"/>
    <w:rsid w:val="454A5F1C"/>
    <w:rsid w:val="454DBA92"/>
    <w:rsid w:val="4554DEDE"/>
    <w:rsid w:val="4555631C"/>
    <w:rsid w:val="45589B02"/>
    <w:rsid w:val="455A85A5"/>
    <w:rsid w:val="455CCB69"/>
    <w:rsid w:val="455D410B"/>
    <w:rsid w:val="455E6984"/>
    <w:rsid w:val="4562EE27"/>
    <w:rsid w:val="456577B6"/>
    <w:rsid w:val="4566AAB5"/>
    <w:rsid w:val="4567E3DE"/>
    <w:rsid w:val="456B10D4"/>
    <w:rsid w:val="456E7894"/>
    <w:rsid w:val="45740339"/>
    <w:rsid w:val="45748634"/>
    <w:rsid w:val="457694C7"/>
    <w:rsid w:val="45775935"/>
    <w:rsid w:val="4577825E"/>
    <w:rsid w:val="45782EEF"/>
    <w:rsid w:val="457A5DB5"/>
    <w:rsid w:val="457AE88A"/>
    <w:rsid w:val="45829618"/>
    <w:rsid w:val="4582D401"/>
    <w:rsid w:val="45879235"/>
    <w:rsid w:val="458C1450"/>
    <w:rsid w:val="458E82A1"/>
    <w:rsid w:val="458F0BF4"/>
    <w:rsid w:val="45929CA8"/>
    <w:rsid w:val="459E8492"/>
    <w:rsid w:val="45A0C1D9"/>
    <w:rsid w:val="45A343CD"/>
    <w:rsid w:val="45A354E0"/>
    <w:rsid w:val="45A9118F"/>
    <w:rsid w:val="45AE23C6"/>
    <w:rsid w:val="45B736A6"/>
    <w:rsid w:val="45C54206"/>
    <w:rsid w:val="45C565BD"/>
    <w:rsid w:val="45C890C5"/>
    <w:rsid w:val="45CBE6BB"/>
    <w:rsid w:val="45CBF777"/>
    <w:rsid w:val="45CC350A"/>
    <w:rsid w:val="45CCA0D9"/>
    <w:rsid w:val="45CE0296"/>
    <w:rsid w:val="45CFD5D4"/>
    <w:rsid w:val="45D24076"/>
    <w:rsid w:val="45D507E5"/>
    <w:rsid w:val="45D83FE8"/>
    <w:rsid w:val="45DEA8A4"/>
    <w:rsid w:val="45DF6708"/>
    <w:rsid w:val="45E08915"/>
    <w:rsid w:val="45E14355"/>
    <w:rsid w:val="45E65813"/>
    <w:rsid w:val="45EFD959"/>
    <w:rsid w:val="45F2231E"/>
    <w:rsid w:val="45F7FEA2"/>
    <w:rsid w:val="45F927CA"/>
    <w:rsid w:val="45FB84AF"/>
    <w:rsid w:val="45FF4F9E"/>
    <w:rsid w:val="45FFE565"/>
    <w:rsid w:val="4600D223"/>
    <w:rsid w:val="4608DFB0"/>
    <w:rsid w:val="460A48FD"/>
    <w:rsid w:val="460ED045"/>
    <w:rsid w:val="460F2074"/>
    <w:rsid w:val="461472D8"/>
    <w:rsid w:val="46189455"/>
    <w:rsid w:val="46191533"/>
    <w:rsid w:val="461F21B2"/>
    <w:rsid w:val="462090EA"/>
    <w:rsid w:val="46216DA3"/>
    <w:rsid w:val="4625FBED"/>
    <w:rsid w:val="46264811"/>
    <w:rsid w:val="4627043F"/>
    <w:rsid w:val="46284A90"/>
    <w:rsid w:val="46309B98"/>
    <w:rsid w:val="463A64E0"/>
    <w:rsid w:val="463DBEDF"/>
    <w:rsid w:val="463EB26B"/>
    <w:rsid w:val="463FCD8B"/>
    <w:rsid w:val="4641A380"/>
    <w:rsid w:val="4645A776"/>
    <w:rsid w:val="46495D73"/>
    <w:rsid w:val="465142BD"/>
    <w:rsid w:val="46537EA9"/>
    <w:rsid w:val="46538775"/>
    <w:rsid w:val="46569082"/>
    <w:rsid w:val="46575DA3"/>
    <w:rsid w:val="46590B5D"/>
    <w:rsid w:val="465DC26E"/>
    <w:rsid w:val="4665B875"/>
    <w:rsid w:val="466704EB"/>
    <w:rsid w:val="46710BA9"/>
    <w:rsid w:val="4671C083"/>
    <w:rsid w:val="467344C8"/>
    <w:rsid w:val="46763964"/>
    <w:rsid w:val="46769280"/>
    <w:rsid w:val="467AC515"/>
    <w:rsid w:val="467B330A"/>
    <w:rsid w:val="467BC969"/>
    <w:rsid w:val="46840368"/>
    <w:rsid w:val="46878D4C"/>
    <w:rsid w:val="4687A269"/>
    <w:rsid w:val="46897DAD"/>
    <w:rsid w:val="46898C0B"/>
    <w:rsid w:val="468B2C12"/>
    <w:rsid w:val="468CCD68"/>
    <w:rsid w:val="468F5293"/>
    <w:rsid w:val="4690BB59"/>
    <w:rsid w:val="4692DEA5"/>
    <w:rsid w:val="46939227"/>
    <w:rsid w:val="46954F1B"/>
    <w:rsid w:val="469588DE"/>
    <w:rsid w:val="4695C72E"/>
    <w:rsid w:val="46966BC1"/>
    <w:rsid w:val="469F37CC"/>
    <w:rsid w:val="469F6EE1"/>
    <w:rsid w:val="469F9C9F"/>
    <w:rsid w:val="46A1FBBB"/>
    <w:rsid w:val="46A2A5D1"/>
    <w:rsid w:val="46A70549"/>
    <w:rsid w:val="46A85D42"/>
    <w:rsid w:val="46A8F2D6"/>
    <w:rsid w:val="46AC3742"/>
    <w:rsid w:val="46AD72B3"/>
    <w:rsid w:val="46B0CBBC"/>
    <w:rsid w:val="46B1411F"/>
    <w:rsid w:val="46B22409"/>
    <w:rsid w:val="46B34469"/>
    <w:rsid w:val="46B97DEC"/>
    <w:rsid w:val="46BBE457"/>
    <w:rsid w:val="46C34477"/>
    <w:rsid w:val="46C5745C"/>
    <w:rsid w:val="46C8D761"/>
    <w:rsid w:val="46CB43D7"/>
    <w:rsid w:val="46D6BC85"/>
    <w:rsid w:val="46DBE797"/>
    <w:rsid w:val="46E20B21"/>
    <w:rsid w:val="46E598F3"/>
    <w:rsid w:val="46E68AD9"/>
    <w:rsid w:val="46EAA892"/>
    <w:rsid w:val="46EC3987"/>
    <w:rsid w:val="46EE8473"/>
    <w:rsid w:val="46F2498C"/>
    <w:rsid w:val="46F6A6B9"/>
    <w:rsid w:val="46F8304C"/>
    <w:rsid w:val="46F974E1"/>
    <w:rsid w:val="47025ED7"/>
    <w:rsid w:val="47044C18"/>
    <w:rsid w:val="4704C43B"/>
    <w:rsid w:val="4707DE63"/>
    <w:rsid w:val="4709A88C"/>
    <w:rsid w:val="47112B26"/>
    <w:rsid w:val="4713B296"/>
    <w:rsid w:val="47144765"/>
    <w:rsid w:val="47146D61"/>
    <w:rsid w:val="4715F0FD"/>
    <w:rsid w:val="4718C00B"/>
    <w:rsid w:val="4719829D"/>
    <w:rsid w:val="471ADCAC"/>
    <w:rsid w:val="471E5D6F"/>
    <w:rsid w:val="471FA6A9"/>
    <w:rsid w:val="472296C7"/>
    <w:rsid w:val="47253EB7"/>
    <w:rsid w:val="472573DA"/>
    <w:rsid w:val="4728BD7E"/>
    <w:rsid w:val="4731AE73"/>
    <w:rsid w:val="4731D8D0"/>
    <w:rsid w:val="47326FEF"/>
    <w:rsid w:val="4733717D"/>
    <w:rsid w:val="4734B8DD"/>
    <w:rsid w:val="4737D650"/>
    <w:rsid w:val="4738E6C4"/>
    <w:rsid w:val="473BB122"/>
    <w:rsid w:val="4742DEC8"/>
    <w:rsid w:val="474382A6"/>
    <w:rsid w:val="47464A83"/>
    <w:rsid w:val="4748E430"/>
    <w:rsid w:val="474B97CF"/>
    <w:rsid w:val="47506BAB"/>
    <w:rsid w:val="47570D42"/>
    <w:rsid w:val="47579EDC"/>
    <w:rsid w:val="475ED83E"/>
    <w:rsid w:val="47642313"/>
    <w:rsid w:val="47661E7C"/>
    <w:rsid w:val="4768EFD8"/>
    <w:rsid w:val="477101AD"/>
    <w:rsid w:val="4772605E"/>
    <w:rsid w:val="4773A5DA"/>
    <w:rsid w:val="47785C04"/>
    <w:rsid w:val="477978AB"/>
    <w:rsid w:val="4779872B"/>
    <w:rsid w:val="4779EFBD"/>
    <w:rsid w:val="477AAE48"/>
    <w:rsid w:val="477CDC99"/>
    <w:rsid w:val="4782508E"/>
    <w:rsid w:val="47832E57"/>
    <w:rsid w:val="47876374"/>
    <w:rsid w:val="478E377B"/>
    <w:rsid w:val="4791890D"/>
    <w:rsid w:val="479679B4"/>
    <w:rsid w:val="4796D917"/>
    <w:rsid w:val="4797345D"/>
    <w:rsid w:val="479B1A8D"/>
    <w:rsid w:val="479BC0A2"/>
    <w:rsid w:val="479BC2F9"/>
    <w:rsid w:val="479E02EA"/>
    <w:rsid w:val="479E0DF1"/>
    <w:rsid w:val="479E923A"/>
    <w:rsid w:val="479FDEDB"/>
    <w:rsid w:val="47A26142"/>
    <w:rsid w:val="47A40A78"/>
    <w:rsid w:val="47AC2B53"/>
    <w:rsid w:val="47AF5445"/>
    <w:rsid w:val="47B0C629"/>
    <w:rsid w:val="47B2E21F"/>
    <w:rsid w:val="47B4EDD9"/>
    <w:rsid w:val="47B611E0"/>
    <w:rsid w:val="47B62892"/>
    <w:rsid w:val="47B95500"/>
    <w:rsid w:val="47B99DB5"/>
    <w:rsid w:val="47BB4417"/>
    <w:rsid w:val="47C1C091"/>
    <w:rsid w:val="47C2AE6E"/>
    <w:rsid w:val="47C712D1"/>
    <w:rsid w:val="47C7C44C"/>
    <w:rsid w:val="47C87926"/>
    <w:rsid w:val="47CA950F"/>
    <w:rsid w:val="47CD0F2E"/>
    <w:rsid w:val="47CD6ABC"/>
    <w:rsid w:val="47D11132"/>
    <w:rsid w:val="47D2549E"/>
    <w:rsid w:val="47D270E3"/>
    <w:rsid w:val="47D2F7BE"/>
    <w:rsid w:val="47D33D87"/>
    <w:rsid w:val="47DBCB78"/>
    <w:rsid w:val="47E25B92"/>
    <w:rsid w:val="47E42A02"/>
    <w:rsid w:val="47E58DAC"/>
    <w:rsid w:val="47E8C8D3"/>
    <w:rsid w:val="47F4B0A4"/>
    <w:rsid w:val="47FBD318"/>
    <w:rsid w:val="47FE09B5"/>
    <w:rsid w:val="47FF43CD"/>
    <w:rsid w:val="48006644"/>
    <w:rsid w:val="480228BB"/>
    <w:rsid w:val="4804304D"/>
    <w:rsid w:val="480577C8"/>
    <w:rsid w:val="4805E543"/>
    <w:rsid w:val="48061197"/>
    <w:rsid w:val="48069EE9"/>
    <w:rsid w:val="480F3DCE"/>
    <w:rsid w:val="4814A660"/>
    <w:rsid w:val="48198E01"/>
    <w:rsid w:val="481A7F64"/>
    <w:rsid w:val="481ABCF1"/>
    <w:rsid w:val="48215948"/>
    <w:rsid w:val="48273C6B"/>
    <w:rsid w:val="48279BEA"/>
    <w:rsid w:val="482BFE7D"/>
    <w:rsid w:val="482D51CC"/>
    <w:rsid w:val="482E877E"/>
    <w:rsid w:val="48322904"/>
    <w:rsid w:val="4838CBB5"/>
    <w:rsid w:val="483D42B0"/>
    <w:rsid w:val="483D4859"/>
    <w:rsid w:val="483E8310"/>
    <w:rsid w:val="48415AC4"/>
    <w:rsid w:val="4841E475"/>
    <w:rsid w:val="48423292"/>
    <w:rsid w:val="48425CA3"/>
    <w:rsid w:val="484866B8"/>
    <w:rsid w:val="484AB968"/>
    <w:rsid w:val="484F7A3B"/>
    <w:rsid w:val="4850A354"/>
    <w:rsid w:val="48549EE0"/>
    <w:rsid w:val="485552F1"/>
    <w:rsid w:val="485A2BA6"/>
    <w:rsid w:val="485A7D24"/>
    <w:rsid w:val="485B5810"/>
    <w:rsid w:val="485C8866"/>
    <w:rsid w:val="485D16DA"/>
    <w:rsid w:val="485F23F2"/>
    <w:rsid w:val="4860B4C1"/>
    <w:rsid w:val="486214D2"/>
    <w:rsid w:val="48644C61"/>
    <w:rsid w:val="4866C0AE"/>
    <w:rsid w:val="4866CB79"/>
    <w:rsid w:val="4867F89C"/>
    <w:rsid w:val="486A6F06"/>
    <w:rsid w:val="487143DA"/>
    <w:rsid w:val="48737F5F"/>
    <w:rsid w:val="48757C76"/>
    <w:rsid w:val="4877BFCF"/>
    <w:rsid w:val="487EC6B9"/>
    <w:rsid w:val="487ECD8C"/>
    <w:rsid w:val="487F98B3"/>
    <w:rsid w:val="487FC4C6"/>
    <w:rsid w:val="48809303"/>
    <w:rsid w:val="48841DDC"/>
    <w:rsid w:val="48844A5C"/>
    <w:rsid w:val="4889C29B"/>
    <w:rsid w:val="488AAD91"/>
    <w:rsid w:val="488D7E34"/>
    <w:rsid w:val="488DA7B9"/>
    <w:rsid w:val="488E78D4"/>
    <w:rsid w:val="4895DE4C"/>
    <w:rsid w:val="48968F28"/>
    <w:rsid w:val="4896C642"/>
    <w:rsid w:val="489E5A0C"/>
    <w:rsid w:val="48A22C39"/>
    <w:rsid w:val="48A73E8C"/>
    <w:rsid w:val="48AB2019"/>
    <w:rsid w:val="48AD2AD7"/>
    <w:rsid w:val="48B182BF"/>
    <w:rsid w:val="48B4B3FC"/>
    <w:rsid w:val="48B69603"/>
    <w:rsid w:val="48B737E4"/>
    <w:rsid w:val="48BE8E30"/>
    <w:rsid w:val="48C1E72E"/>
    <w:rsid w:val="48C20016"/>
    <w:rsid w:val="48CF1250"/>
    <w:rsid w:val="48D91D47"/>
    <w:rsid w:val="48DBC4BB"/>
    <w:rsid w:val="48DBF445"/>
    <w:rsid w:val="48DC5E70"/>
    <w:rsid w:val="48E6FED5"/>
    <w:rsid w:val="48E7A4AE"/>
    <w:rsid w:val="48EB0754"/>
    <w:rsid w:val="48EDC7E3"/>
    <w:rsid w:val="48EEED2A"/>
    <w:rsid w:val="48F3AB63"/>
    <w:rsid w:val="48F6A214"/>
    <w:rsid w:val="48F75DA0"/>
    <w:rsid w:val="48FEB292"/>
    <w:rsid w:val="4901879C"/>
    <w:rsid w:val="49026DFA"/>
    <w:rsid w:val="49076FF0"/>
    <w:rsid w:val="490AB1BB"/>
    <w:rsid w:val="49104551"/>
    <w:rsid w:val="4912A801"/>
    <w:rsid w:val="4913A481"/>
    <w:rsid w:val="4917CD35"/>
    <w:rsid w:val="4922CED9"/>
    <w:rsid w:val="4928B6BE"/>
    <w:rsid w:val="4929253B"/>
    <w:rsid w:val="492F2CB1"/>
    <w:rsid w:val="492F4E21"/>
    <w:rsid w:val="492FE98A"/>
    <w:rsid w:val="4931C0BA"/>
    <w:rsid w:val="49339A78"/>
    <w:rsid w:val="4934DCC8"/>
    <w:rsid w:val="4939459E"/>
    <w:rsid w:val="493A1740"/>
    <w:rsid w:val="493A37F2"/>
    <w:rsid w:val="493B25D4"/>
    <w:rsid w:val="493DBC16"/>
    <w:rsid w:val="493DDB5A"/>
    <w:rsid w:val="493EB700"/>
    <w:rsid w:val="49428DD2"/>
    <w:rsid w:val="49470061"/>
    <w:rsid w:val="494E9681"/>
    <w:rsid w:val="494F5765"/>
    <w:rsid w:val="4950340E"/>
    <w:rsid w:val="49508F3D"/>
    <w:rsid w:val="49523F10"/>
    <w:rsid w:val="49527FC4"/>
    <w:rsid w:val="4952D993"/>
    <w:rsid w:val="495AE7ED"/>
    <w:rsid w:val="495BA65D"/>
    <w:rsid w:val="495CB041"/>
    <w:rsid w:val="495D3F7F"/>
    <w:rsid w:val="495E40BE"/>
    <w:rsid w:val="495F2987"/>
    <w:rsid w:val="495F737C"/>
    <w:rsid w:val="495FC45A"/>
    <w:rsid w:val="4962BC92"/>
    <w:rsid w:val="4964D7C3"/>
    <w:rsid w:val="49666CD6"/>
    <w:rsid w:val="496830B6"/>
    <w:rsid w:val="49697707"/>
    <w:rsid w:val="49697BDF"/>
    <w:rsid w:val="496A0E7F"/>
    <w:rsid w:val="496DA6DD"/>
    <w:rsid w:val="496F1254"/>
    <w:rsid w:val="496F400D"/>
    <w:rsid w:val="497CBBA4"/>
    <w:rsid w:val="497F39A8"/>
    <w:rsid w:val="49815B31"/>
    <w:rsid w:val="49857761"/>
    <w:rsid w:val="498A010F"/>
    <w:rsid w:val="498B0123"/>
    <w:rsid w:val="498BF93E"/>
    <w:rsid w:val="498DF67B"/>
    <w:rsid w:val="498E309C"/>
    <w:rsid w:val="498EAC17"/>
    <w:rsid w:val="498F5DA0"/>
    <w:rsid w:val="49920ED4"/>
    <w:rsid w:val="4999043F"/>
    <w:rsid w:val="499BC22A"/>
    <w:rsid w:val="499DDEAC"/>
    <w:rsid w:val="499E508E"/>
    <w:rsid w:val="49A084DF"/>
    <w:rsid w:val="49A19B28"/>
    <w:rsid w:val="49A28BA8"/>
    <w:rsid w:val="49A41F96"/>
    <w:rsid w:val="49A45C1C"/>
    <w:rsid w:val="49A5259F"/>
    <w:rsid w:val="49A5DCA1"/>
    <w:rsid w:val="49A822F4"/>
    <w:rsid w:val="49A8FDF2"/>
    <w:rsid w:val="49A925B8"/>
    <w:rsid w:val="49AA4A88"/>
    <w:rsid w:val="49AF3EC2"/>
    <w:rsid w:val="49B38D62"/>
    <w:rsid w:val="49BA934D"/>
    <w:rsid w:val="49BCB375"/>
    <w:rsid w:val="49C22D92"/>
    <w:rsid w:val="49CDCC72"/>
    <w:rsid w:val="49D96962"/>
    <w:rsid w:val="49DABF55"/>
    <w:rsid w:val="49DEA94C"/>
    <w:rsid w:val="49DEAA4D"/>
    <w:rsid w:val="49DED5D0"/>
    <w:rsid w:val="49DFFAB3"/>
    <w:rsid w:val="49E05F5A"/>
    <w:rsid w:val="49E219A3"/>
    <w:rsid w:val="49EA8595"/>
    <w:rsid w:val="49EABA24"/>
    <w:rsid w:val="49EC41A8"/>
    <w:rsid w:val="49ED0159"/>
    <w:rsid w:val="49F189A4"/>
    <w:rsid w:val="49F597CC"/>
    <w:rsid w:val="49FA5551"/>
    <w:rsid w:val="49FA724E"/>
    <w:rsid w:val="49FF106C"/>
    <w:rsid w:val="4A0052E7"/>
    <w:rsid w:val="4A031BA9"/>
    <w:rsid w:val="4A08AEE3"/>
    <w:rsid w:val="4A09E7B8"/>
    <w:rsid w:val="4A0DB990"/>
    <w:rsid w:val="4A0DE3C7"/>
    <w:rsid w:val="4A0EEB9A"/>
    <w:rsid w:val="4A1478D2"/>
    <w:rsid w:val="4A1500CB"/>
    <w:rsid w:val="4A17572B"/>
    <w:rsid w:val="4A23C271"/>
    <w:rsid w:val="4A2894AF"/>
    <w:rsid w:val="4A29A0E3"/>
    <w:rsid w:val="4A2EAF2F"/>
    <w:rsid w:val="4A3303F9"/>
    <w:rsid w:val="4A36740C"/>
    <w:rsid w:val="4A3929F2"/>
    <w:rsid w:val="4A3A8BDD"/>
    <w:rsid w:val="4A3B60BE"/>
    <w:rsid w:val="4A439C56"/>
    <w:rsid w:val="4A44EA00"/>
    <w:rsid w:val="4A455281"/>
    <w:rsid w:val="4A45D442"/>
    <w:rsid w:val="4A484C6B"/>
    <w:rsid w:val="4A4AC580"/>
    <w:rsid w:val="4A4CF187"/>
    <w:rsid w:val="4A4EF380"/>
    <w:rsid w:val="4A51AC8C"/>
    <w:rsid w:val="4A520EF1"/>
    <w:rsid w:val="4A54564A"/>
    <w:rsid w:val="4A580B63"/>
    <w:rsid w:val="4A5C1FB9"/>
    <w:rsid w:val="4A5CFB6C"/>
    <w:rsid w:val="4A6096B6"/>
    <w:rsid w:val="4A66D814"/>
    <w:rsid w:val="4A70CDC1"/>
    <w:rsid w:val="4A77ADBB"/>
    <w:rsid w:val="4A85BEC6"/>
    <w:rsid w:val="4A864BFA"/>
    <w:rsid w:val="4A8A377C"/>
    <w:rsid w:val="4A8C0410"/>
    <w:rsid w:val="4A9D52AA"/>
    <w:rsid w:val="4AA34955"/>
    <w:rsid w:val="4AA3A23C"/>
    <w:rsid w:val="4AA5294D"/>
    <w:rsid w:val="4AA8F5E5"/>
    <w:rsid w:val="4AA8FDA0"/>
    <w:rsid w:val="4AAA9637"/>
    <w:rsid w:val="4AAD76C5"/>
    <w:rsid w:val="4AAE2249"/>
    <w:rsid w:val="4AB26EA6"/>
    <w:rsid w:val="4AB5015C"/>
    <w:rsid w:val="4AB55C19"/>
    <w:rsid w:val="4AB67C3B"/>
    <w:rsid w:val="4AB7F1FD"/>
    <w:rsid w:val="4AB9C4B4"/>
    <w:rsid w:val="4ABDB530"/>
    <w:rsid w:val="4ACB135F"/>
    <w:rsid w:val="4ACC77BA"/>
    <w:rsid w:val="4AD4105A"/>
    <w:rsid w:val="4AD435A7"/>
    <w:rsid w:val="4AD50654"/>
    <w:rsid w:val="4AD5AE73"/>
    <w:rsid w:val="4ADCFA6A"/>
    <w:rsid w:val="4ADDAF22"/>
    <w:rsid w:val="4AE03780"/>
    <w:rsid w:val="4AE20F3A"/>
    <w:rsid w:val="4AE29197"/>
    <w:rsid w:val="4AE4819E"/>
    <w:rsid w:val="4AE71DFC"/>
    <w:rsid w:val="4AF2BBE2"/>
    <w:rsid w:val="4AF98AD1"/>
    <w:rsid w:val="4AF9B934"/>
    <w:rsid w:val="4AFBCAA5"/>
    <w:rsid w:val="4B021AB4"/>
    <w:rsid w:val="4B038EC2"/>
    <w:rsid w:val="4B078304"/>
    <w:rsid w:val="4B0BDA18"/>
    <w:rsid w:val="4B149AF4"/>
    <w:rsid w:val="4B1BB385"/>
    <w:rsid w:val="4B1E8E0F"/>
    <w:rsid w:val="4B1F9760"/>
    <w:rsid w:val="4B2066DE"/>
    <w:rsid w:val="4B244208"/>
    <w:rsid w:val="4B26CCA8"/>
    <w:rsid w:val="4B2C707F"/>
    <w:rsid w:val="4B2CC5D1"/>
    <w:rsid w:val="4B2DEDA6"/>
    <w:rsid w:val="4B2DF38B"/>
    <w:rsid w:val="4B2E2276"/>
    <w:rsid w:val="4B2F0979"/>
    <w:rsid w:val="4B301947"/>
    <w:rsid w:val="4B34E52D"/>
    <w:rsid w:val="4B36AB95"/>
    <w:rsid w:val="4B38A3D1"/>
    <w:rsid w:val="4B3A756F"/>
    <w:rsid w:val="4B3E32FB"/>
    <w:rsid w:val="4B43D8AB"/>
    <w:rsid w:val="4B45EE2E"/>
    <w:rsid w:val="4B4620FF"/>
    <w:rsid w:val="4B49DB46"/>
    <w:rsid w:val="4B4BCD38"/>
    <w:rsid w:val="4B50B7D9"/>
    <w:rsid w:val="4B52A802"/>
    <w:rsid w:val="4B5F278F"/>
    <w:rsid w:val="4B60595C"/>
    <w:rsid w:val="4B6108BE"/>
    <w:rsid w:val="4B62089A"/>
    <w:rsid w:val="4B650AD8"/>
    <w:rsid w:val="4B6585D7"/>
    <w:rsid w:val="4B6A4AB7"/>
    <w:rsid w:val="4B6C362E"/>
    <w:rsid w:val="4B6FE5CB"/>
    <w:rsid w:val="4B7362D3"/>
    <w:rsid w:val="4B7366AF"/>
    <w:rsid w:val="4B771FBC"/>
    <w:rsid w:val="4B7C8325"/>
    <w:rsid w:val="4B7EBE42"/>
    <w:rsid w:val="4B8518EE"/>
    <w:rsid w:val="4B8C0D1D"/>
    <w:rsid w:val="4B8D8A0F"/>
    <w:rsid w:val="4B8D8B2B"/>
    <w:rsid w:val="4B8E8A00"/>
    <w:rsid w:val="4B8FAB3E"/>
    <w:rsid w:val="4B9083C0"/>
    <w:rsid w:val="4B9133B8"/>
    <w:rsid w:val="4B91E6B9"/>
    <w:rsid w:val="4B92E800"/>
    <w:rsid w:val="4B931D72"/>
    <w:rsid w:val="4B95D049"/>
    <w:rsid w:val="4B974B57"/>
    <w:rsid w:val="4B9807AA"/>
    <w:rsid w:val="4B9D3517"/>
    <w:rsid w:val="4B9DCF75"/>
    <w:rsid w:val="4BA159C8"/>
    <w:rsid w:val="4BA232E8"/>
    <w:rsid w:val="4BA282D0"/>
    <w:rsid w:val="4BA52A23"/>
    <w:rsid w:val="4BA63C48"/>
    <w:rsid w:val="4BA7679C"/>
    <w:rsid w:val="4BAF2924"/>
    <w:rsid w:val="4BB24F3F"/>
    <w:rsid w:val="4BB74B27"/>
    <w:rsid w:val="4BB81757"/>
    <w:rsid w:val="4BB81F0B"/>
    <w:rsid w:val="4BBADEBB"/>
    <w:rsid w:val="4BBBB79D"/>
    <w:rsid w:val="4BBD55AC"/>
    <w:rsid w:val="4BBD8888"/>
    <w:rsid w:val="4BC03748"/>
    <w:rsid w:val="4BC4D4C3"/>
    <w:rsid w:val="4BC4DDCA"/>
    <w:rsid w:val="4BC84D08"/>
    <w:rsid w:val="4BC97C28"/>
    <w:rsid w:val="4BCA0908"/>
    <w:rsid w:val="4BCB925E"/>
    <w:rsid w:val="4BCCE604"/>
    <w:rsid w:val="4BD06401"/>
    <w:rsid w:val="4BD34635"/>
    <w:rsid w:val="4BD3D404"/>
    <w:rsid w:val="4BD44A4A"/>
    <w:rsid w:val="4BDA59E2"/>
    <w:rsid w:val="4BDF66D3"/>
    <w:rsid w:val="4BE040DD"/>
    <w:rsid w:val="4BE092FF"/>
    <w:rsid w:val="4BE203DB"/>
    <w:rsid w:val="4BE85A44"/>
    <w:rsid w:val="4BF3A926"/>
    <w:rsid w:val="4BF673C9"/>
    <w:rsid w:val="4C001598"/>
    <w:rsid w:val="4C041F23"/>
    <w:rsid w:val="4C062897"/>
    <w:rsid w:val="4C08145B"/>
    <w:rsid w:val="4C0C9394"/>
    <w:rsid w:val="4C139F6F"/>
    <w:rsid w:val="4C1F654E"/>
    <w:rsid w:val="4C206AEA"/>
    <w:rsid w:val="4C282206"/>
    <w:rsid w:val="4C2AFBBF"/>
    <w:rsid w:val="4C2B9B6E"/>
    <w:rsid w:val="4C2C5639"/>
    <w:rsid w:val="4C2D9A18"/>
    <w:rsid w:val="4C2E69A5"/>
    <w:rsid w:val="4C2EEAA3"/>
    <w:rsid w:val="4C31B253"/>
    <w:rsid w:val="4C34A377"/>
    <w:rsid w:val="4C35BA25"/>
    <w:rsid w:val="4C380AE4"/>
    <w:rsid w:val="4C455095"/>
    <w:rsid w:val="4C4ACC65"/>
    <w:rsid w:val="4C4CE6B8"/>
    <w:rsid w:val="4C53F3F9"/>
    <w:rsid w:val="4C56BE3D"/>
    <w:rsid w:val="4C59F56A"/>
    <w:rsid w:val="4C5AC02E"/>
    <w:rsid w:val="4C5C5CB1"/>
    <w:rsid w:val="4C62119C"/>
    <w:rsid w:val="4C657C46"/>
    <w:rsid w:val="4C6680BC"/>
    <w:rsid w:val="4C690242"/>
    <w:rsid w:val="4C6A50D0"/>
    <w:rsid w:val="4C6A9A05"/>
    <w:rsid w:val="4C6B7539"/>
    <w:rsid w:val="4C6B75F6"/>
    <w:rsid w:val="4C6DBCEE"/>
    <w:rsid w:val="4C6E50F2"/>
    <w:rsid w:val="4C789572"/>
    <w:rsid w:val="4C7AB709"/>
    <w:rsid w:val="4C7ADF4C"/>
    <w:rsid w:val="4C809E6B"/>
    <w:rsid w:val="4C8384BF"/>
    <w:rsid w:val="4C83BECD"/>
    <w:rsid w:val="4C86B534"/>
    <w:rsid w:val="4C86F9D5"/>
    <w:rsid w:val="4C888CD9"/>
    <w:rsid w:val="4C91AB15"/>
    <w:rsid w:val="4C949DD9"/>
    <w:rsid w:val="4C958995"/>
    <w:rsid w:val="4C980D3F"/>
    <w:rsid w:val="4C999146"/>
    <w:rsid w:val="4C99D98F"/>
    <w:rsid w:val="4C9B5D36"/>
    <w:rsid w:val="4C9F19C3"/>
    <w:rsid w:val="4C9FA9B1"/>
    <w:rsid w:val="4CA23AFC"/>
    <w:rsid w:val="4CA26AF1"/>
    <w:rsid w:val="4CA9F509"/>
    <w:rsid w:val="4CAACAA5"/>
    <w:rsid w:val="4CABA592"/>
    <w:rsid w:val="4CB0A160"/>
    <w:rsid w:val="4CB2A7FB"/>
    <w:rsid w:val="4CB3CCBB"/>
    <w:rsid w:val="4CB3DE2E"/>
    <w:rsid w:val="4CC0A67E"/>
    <w:rsid w:val="4CC27DD1"/>
    <w:rsid w:val="4CC2FAA9"/>
    <w:rsid w:val="4CC3C45C"/>
    <w:rsid w:val="4CC3E323"/>
    <w:rsid w:val="4CC54125"/>
    <w:rsid w:val="4CC7D6DC"/>
    <w:rsid w:val="4CCCD13F"/>
    <w:rsid w:val="4CCF3203"/>
    <w:rsid w:val="4CD10AB7"/>
    <w:rsid w:val="4CD46E3F"/>
    <w:rsid w:val="4CD533EF"/>
    <w:rsid w:val="4CD9F147"/>
    <w:rsid w:val="4CDB1F37"/>
    <w:rsid w:val="4CDB2048"/>
    <w:rsid w:val="4CE2D421"/>
    <w:rsid w:val="4CE5C70E"/>
    <w:rsid w:val="4CEABE36"/>
    <w:rsid w:val="4CF02F68"/>
    <w:rsid w:val="4D0099E0"/>
    <w:rsid w:val="4D00F1FE"/>
    <w:rsid w:val="4D08DE1C"/>
    <w:rsid w:val="4D0D040A"/>
    <w:rsid w:val="4D129990"/>
    <w:rsid w:val="4D151EED"/>
    <w:rsid w:val="4D152C77"/>
    <w:rsid w:val="4D160B2F"/>
    <w:rsid w:val="4D161B12"/>
    <w:rsid w:val="4D2032D4"/>
    <w:rsid w:val="4D217BAA"/>
    <w:rsid w:val="4D2584BE"/>
    <w:rsid w:val="4D25C269"/>
    <w:rsid w:val="4D297115"/>
    <w:rsid w:val="4D3018D0"/>
    <w:rsid w:val="4D315C27"/>
    <w:rsid w:val="4D32C070"/>
    <w:rsid w:val="4D37C919"/>
    <w:rsid w:val="4D39AF04"/>
    <w:rsid w:val="4D3AEC8E"/>
    <w:rsid w:val="4D405D50"/>
    <w:rsid w:val="4D40788E"/>
    <w:rsid w:val="4D447067"/>
    <w:rsid w:val="4D482920"/>
    <w:rsid w:val="4D50842D"/>
    <w:rsid w:val="4D556055"/>
    <w:rsid w:val="4D5663D5"/>
    <w:rsid w:val="4D576C80"/>
    <w:rsid w:val="4D59CA9B"/>
    <w:rsid w:val="4D5E66B7"/>
    <w:rsid w:val="4D65042F"/>
    <w:rsid w:val="4D670228"/>
    <w:rsid w:val="4D6B347F"/>
    <w:rsid w:val="4D6D7C09"/>
    <w:rsid w:val="4D6E6E35"/>
    <w:rsid w:val="4D6ECB32"/>
    <w:rsid w:val="4D6F0A3E"/>
    <w:rsid w:val="4D6FDF6B"/>
    <w:rsid w:val="4D73EF17"/>
    <w:rsid w:val="4D793950"/>
    <w:rsid w:val="4D7C6B23"/>
    <w:rsid w:val="4D7D231D"/>
    <w:rsid w:val="4D7F28F9"/>
    <w:rsid w:val="4D7F85E3"/>
    <w:rsid w:val="4D8B788A"/>
    <w:rsid w:val="4D93F9C2"/>
    <w:rsid w:val="4D940790"/>
    <w:rsid w:val="4D986B61"/>
    <w:rsid w:val="4D9A0503"/>
    <w:rsid w:val="4D9D5DCF"/>
    <w:rsid w:val="4D9DD3F3"/>
    <w:rsid w:val="4DA071D8"/>
    <w:rsid w:val="4DA5FB3A"/>
    <w:rsid w:val="4DA84C57"/>
    <w:rsid w:val="4DAFFA32"/>
    <w:rsid w:val="4DB2378D"/>
    <w:rsid w:val="4DB89CDE"/>
    <w:rsid w:val="4DBD6B9C"/>
    <w:rsid w:val="4DBFAB21"/>
    <w:rsid w:val="4DC88B41"/>
    <w:rsid w:val="4DC92194"/>
    <w:rsid w:val="4DCBFB8A"/>
    <w:rsid w:val="4DCD837E"/>
    <w:rsid w:val="4DCE68BE"/>
    <w:rsid w:val="4DCE90B7"/>
    <w:rsid w:val="4DD19DCD"/>
    <w:rsid w:val="4DD19EC2"/>
    <w:rsid w:val="4DD2037F"/>
    <w:rsid w:val="4DD51BE0"/>
    <w:rsid w:val="4DD72642"/>
    <w:rsid w:val="4DDAD862"/>
    <w:rsid w:val="4DDB3380"/>
    <w:rsid w:val="4DDB7924"/>
    <w:rsid w:val="4DE046EC"/>
    <w:rsid w:val="4DE6DDA2"/>
    <w:rsid w:val="4DE8DD83"/>
    <w:rsid w:val="4DE91319"/>
    <w:rsid w:val="4DEA9F55"/>
    <w:rsid w:val="4DEE60B8"/>
    <w:rsid w:val="4DF6B995"/>
    <w:rsid w:val="4DF6BD79"/>
    <w:rsid w:val="4DFAEB63"/>
    <w:rsid w:val="4DFD986B"/>
    <w:rsid w:val="4E0374A7"/>
    <w:rsid w:val="4E03C35D"/>
    <w:rsid w:val="4E048D9A"/>
    <w:rsid w:val="4E060306"/>
    <w:rsid w:val="4E083A8B"/>
    <w:rsid w:val="4E08DF4B"/>
    <w:rsid w:val="4E0A5B02"/>
    <w:rsid w:val="4E114659"/>
    <w:rsid w:val="4E118ECC"/>
    <w:rsid w:val="4E1268D9"/>
    <w:rsid w:val="4E13B812"/>
    <w:rsid w:val="4E178CB4"/>
    <w:rsid w:val="4E1BF9C8"/>
    <w:rsid w:val="4E1BFB15"/>
    <w:rsid w:val="4E1C6358"/>
    <w:rsid w:val="4E1F1169"/>
    <w:rsid w:val="4E1F4FB1"/>
    <w:rsid w:val="4E1F91E8"/>
    <w:rsid w:val="4E247FCC"/>
    <w:rsid w:val="4E25E428"/>
    <w:rsid w:val="4E2746D5"/>
    <w:rsid w:val="4E2A2691"/>
    <w:rsid w:val="4E2CC5BF"/>
    <w:rsid w:val="4E323350"/>
    <w:rsid w:val="4E325761"/>
    <w:rsid w:val="4E33BFE6"/>
    <w:rsid w:val="4E3582C6"/>
    <w:rsid w:val="4E37F92C"/>
    <w:rsid w:val="4E39303B"/>
    <w:rsid w:val="4E492FA3"/>
    <w:rsid w:val="4E4C0908"/>
    <w:rsid w:val="4E4DBBA0"/>
    <w:rsid w:val="4E543F54"/>
    <w:rsid w:val="4E55C33A"/>
    <w:rsid w:val="4E576DE0"/>
    <w:rsid w:val="4E584297"/>
    <w:rsid w:val="4E5D7E2C"/>
    <w:rsid w:val="4E5EF410"/>
    <w:rsid w:val="4E648F56"/>
    <w:rsid w:val="4E65E878"/>
    <w:rsid w:val="4E686564"/>
    <w:rsid w:val="4E6976A8"/>
    <w:rsid w:val="4E6A1DC7"/>
    <w:rsid w:val="4E6E2843"/>
    <w:rsid w:val="4E6FBC83"/>
    <w:rsid w:val="4E7BD46C"/>
    <w:rsid w:val="4E7D3B01"/>
    <w:rsid w:val="4E842675"/>
    <w:rsid w:val="4E850B17"/>
    <w:rsid w:val="4E863CAE"/>
    <w:rsid w:val="4E87E48F"/>
    <w:rsid w:val="4E8C27F6"/>
    <w:rsid w:val="4E90EA36"/>
    <w:rsid w:val="4E928E7B"/>
    <w:rsid w:val="4E959612"/>
    <w:rsid w:val="4E991A83"/>
    <w:rsid w:val="4E99D78B"/>
    <w:rsid w:val="4E9C5C50"/>
    <w:rsid w:val="4EA254C3"/>
    <w:rsid w:val="4EA31B29"/>
    <w:rsid w:val="4EA51866"/>
    <w:rsid w:val="4EAC882B"/>
    <w:rsid w:val="4EB2D45E"/>
    <w:rsid w:val="4EBE59C1"/>
    <w:rsid w:val="4EC00097"/>
    <w:rsid w:val="4EC03623"/>
    <w:rsid w:val="4EC7A44D"/>
    <w:rsid w:val="4ECAC26A"/>
    <w:rsid w:val="4ECCCBD0"/>
    <w:rsid w:val="4ECDF85F"/>
    <w:rsid w:val="4ED431E2"/>
    <w:rsid w:val="4ED966B4"/>
    <w:rsid w:val="4EDBD40A"/>
    <w:rsid w:val="4EDE1DB2"/>
    <w:rsid w:val="4EE21F2F"/>
    <w:rsid w:val="4EE3AB3F"/>
    <w:rsid w:val="4EE3EDBC"/>
    <w:rsid w:val="4EE44883"/>
    <w:rsid w:val="4EE5B559"/>
    <w:rsid w:val="4EE64FB7"/>
    <w:rsid w:val="4EE6F8C5"/>
    <w:rsid w:val="4EF34BEF"/>
    <w:rsid w:val="4EF9C7D7"/>
    <w:rsid w:val="4EFB1D2A"/>
    <w:rsid w:val="4EFB2AA2"/>
    <w:rsid w:val="4EFB909E"/>
    <w:rsid w:val="4F01BBEC"/>
    <w:rsid w:val="4F03C047"/>
    <w:rsid w:val="4F0DC535"/>
    <w:rsid w:val="4F0E5BB2"/>
    <w:rsid w:val="4F104AAA"/>
    <w:rsid w:val="4F16E6A5"/>
    <w:rsid w:val="4F17B2F9"/>
    <w:rsid w:val="4F181A38"/>
    <w:rsid w:val="4F1DF830"/>
    <w:rsid w:val="4F24A492"/>
    <w:rsid w:val="4F25D917"/>
    <w:rsid w:val="4F2D08C4"/>
    <w:rsid w:val="4F2FF1FD"/>
    <w:rsid w:val="4F302899"/>
    <w:rsid w:val="4F32243D"/>
    <w:rsid w:val="4F32B3E8"/>
    <w:rsid w:val="4F3306DD"/>
    <w:rsid w:val="4F34CE6A"/>
    <w:rsid w:val="4F3662E9"/>
    <w:rsid w:val="4F38732E"/>
    <w:rsid w:val="4F387A8F"/>
    <w:rsid w:val="4F389C8A"/>
    <w:rsid w:val="4F3AC539"/>
    <w:rsid w:val="4F3D8FE1"/>
    <w:rsid w:val="4F3E439B"/>
    <w:rsid w:val="4F3F9593"/>
    <w:rsid w:val="4F43C737"/>
    <w:rsid w:val="4F43D669"/>
    <w:rsid w:val="4F458B6C"/>
    <w:rsid w:val="4F4709C0"/>
    <w:rsid w:val="4F49A98B"/>
    <w:rsid w:val="4F4A8E31"/>
    <w:rsid w:val="4F4C7D06"/>
    <w:rsid w:val="4F539BCB"/>
    <w:rsid w:val="4F549319"/>
    <w:rsid w:val="4F552F60"/>
    <w:rsid w:val="4F5E2B3E"/>
    <w:rsid w:val="4F649408"/>
    <w:rsid w:val="4F656FA3"/>
    <w:rsid w:val="4F66AF5B"/>
    <w:rsid w:val="4F694813"/>
    <w:rsid w:val="4F6D81B5"/>
    <w:rsid w:val="4F746548"/>
    <w:rsid w:val="4F79E869"/>
    <w:rsid w:val="4F7A1F0F"/>
    <w:rsid w:val="4F7A5BAC"/>
    <w:rsid w:val="4F7B5A0D"/>
    <w:rsid w:val="4F7D79BE"/>
    <w:rsid w:val="4F81520D"/>
    <w:rsid w:val="4F818065"/>
    <w:rsid w:val="4F85FDC1"/>
    <w:rsid w:val="4F86A018"/>
    <w:rsid w:val="4F8784A9"/>
    <w:rsid w:val="4F8B3D02"/>
    <w:rsid w:val="4F90C0FC"/>
    <w:rsid w:val="4F947AE4"/>
    <w:rsid w:val="4F963087"/>
    <w:rsid w:val="4F989AA8"/>
    <w:rsid w:val="4F98A1DD"/>
    <w:rsid w:val="4F9DBA34"/>
    <w:rsid w:val="4FA3AB7C"/>
    <w:rsid w:val="4FAAA1E0"/>
    <w:rsid w:val="4FAE1DB9"/>
    <w:rsid w:val="4FAEC65D"/>
    <w:rsid w:val="4FB042FD"/>
    <w:rsid w:val="4FB89FC2"/>
    <w:rsid w:val="4FBDD0B6"/>
    <w:rsid w:val="4FC0B786"/>
    <w:rsid w:val="4FC64631"/>
    <w:rsid w:val="4FCEC2B6"/>
    <w:rsid w:val="4FCF02F7"/>
    <w:rsid w:val="4FD1B39D"/>
    <w:rsid w:val="4FD50200"/>
    <w:rsid w:val="4FDA898B"/>
    <w:rsid w:val="4FE0B001"/>
    <w:rsid w:val="4FE38E82"/>
    <w:rsid w:val="4FE463BC"/>
    <w:rsid w:val="4FE4CE2E"/>
    <w:rsid w:val="4FE6F0CD"/>
    <w:rsid w:val="4FE8C5D2"/>
    <w:rsid w:val="4FE92837"/>
    <w:rsid w:val="4FF042CD"/>
    <w:rsid w:val="4FF1AE17"/>
    <w:rsid w:val="4FF84B5E"/>
    <w:rsid w:val="4FFE2596"/>
    <w:rsid w:val="4FFE4B26"/>
    <w:rsid w:val="500518CD"/>
    <w:rsid w:val="500A7839"/>
    <w:rsid w:val="500C4365"/>
    <w:rsid w:val="50109D75"/>
    <w:rsid w:val="501A8D83"/>
    <w:rsid w:val="501E4D99"/>
    <w:rsid w:val="50234E02"/>
    <w:rsid w:val="50243E2A"/>
    <w:rsid w:val="502D0220"/>
    <w:rsid w:val="5031E5F5"/>
    <w:rsid w:val="50320251"/>
    <w:rsid w:val="5033CA7F"/>
    <w:rsid w:val="50357D8F"/>
    <w:rsid w:val="50377315"/>
    <w:rsid w:val="50408F9A"/>
    <w:rsid w:val="5044B149"/>
    <w:rsid w:val="504B60B0"/>
    <w:rsid w:val="5051DC34"/>
    <w:rsid w:val="5052921E"/>
    <w:rsid w:val="5053152E"/>
    <w:rsid w:val="505524E3"/>
    <w:rsid w:val="505728C2"/>
    <w:rsid w:val="505B8D5B"/>
    <w:rsid w:val="505C89E3"/>
    <w:rsid w:val="505D5A21"/>
    <w:rsid w:val="5062F419"/>
    <w:rsid w:val="5064D7C4"/>
    <w:rsid w:val="5065E9D7"/>
    <w:rsid w:val="506BC6B4"/>
    <w:rsid w:val="506D1C67"/>
    <w:rsid w:val="506FB36F"/>
    <w:rsid w:val="5073BEFC"/>
    <w:rsid w:val="5074CA6C"/>
    <w:rsid w:val="50758AA7"/>
    <w:rsid w:val="5075F3F3"/>
    <w:rsid w:val="507D2861"/>
    <w:rsid w:val="5083B2E2"/>
    <w:rsid w:val="508498E9"/>
    <w:rsid w:val="50867CB3"/>
    <w:rsid w:val="508BCB1E"/>
    <w:rsid w:val="508F8215"/>
    <w:rsid w:val="509767AE"/>
    <w:rsid w:val="5098B3A9"/>
    <w:rsid w:val="509955D9"/>
    <w:rsid w:val="509B9C55"/>
    <w:rsid w:val="509C22A5"/>
    <w:rsid w:val="50A03DBE"/>
    <w:rsid w:val="50A0D144"/>
    <w:rsid w:val="50AF5897"/>
    <w:rsid w:val="50AFF918"/>
    <w:rsid w:val="50B187EC"/>
    <w:rsid w:val="50B52833"/>
    <w:rsid w:val="50BC33B1"/>
    <w:rsid w:val="50C6D556"/>
    <w:rsid w:val="50C76364"/>
    <w:rsid w:val="50CA6AFE"/>
    <w:rsid w:val="50CC987B"/>
    <w:rsid w:val="50D3D01B"/>
    <w:rsid w:val="50D80A56"/>
    <w:rsid w:val="50DBCF2E"/>
    <w:rsid w:val="50E32F31"/>
    <w:rsid w:val="50E7E96E"/>
    <w:rsid w:val="50E968CD"/>
    <w:rsid w:val="50F0C004"/>
    <w:rsid w:val="50F480D2"/>
    <w:rsid w:val="50F5041E"/>
    <w:rsid w:val="50F80064"/>
    <w:rsid w:val="50FA2A58"/>
    <w:rsid w:val="51055607"/>
    <w:rsid w:val="510BEF63"/>
    <w:rsid w:val="510E10FF"/>
    <w:rsid w:val="5113E30D"/>
    <w:rsid w:val="5114E722"/>
    <w:rsid w:val="511C903E"/>
    <w:rsid w:val="511EE288"/>
    <w:rsid w:val="511FB4F9"/>
    <w:rsid w:val="5122659A"/>
    <w:rsid w:val="5122A158"/>
    <w:rsid w:val="512B213E"/>
    <w:rsid w:val="512D4951"/>
    <w:rsid w:val="512D7820"/>
    <w:rsid w:val="512EB420"/>
    <w:rsid w:val="512FB506"/>
    <w:rsid w:val="5131DB94"/>
    <w:rsid w:val="51366CE0"/>
    <w:rsid w:val="51387C8C"/>
    <w:rsid w:val="513D3126"/>
    <w:rsid w:val="514518B1"/>
    <w:rsid w:val="514A531F"/>
    <w:rsid w:val="514B70A6"/>
    <w:rsid w:val="514BE36D"/>
    <w:rsid w:val="514FA80C"/>
    <w:rsid w:val="515484AE"/>
    <w:rsid w:val="5154B665"/>
    <w:rsid w:val="5157B2AB"/>
    <w:rsid w:val="515844C5"/>
    <w:rsid w:val="515951FC"/>
    <w:rsid w:val="51597758"/>
    <w:rsid w:val="515B7458"/>
    <w:rsid w:val="515C7730"/>
    <w:rsid w:val="5164662E"/>
    <w:rsid w:val="516484BB"/>
    <w:rsid w:val="5168A0D2"/>
    <w:rsid w:val="516A91FF"/>
    <w:rsid w:val="5170F869"/>
    <w:rsid w:val="5171ED79"/>
    <w:rsid w:val="5173FAC0"/>
    <w:rsid w:val="51744A5E"/>
    <w:rsid w:val="51759E41"/>
    <w:rsid w:val="51786120"/>
    <w:rsid w:val="51796C41"/>
    <w:rsid w:val="5182EA9E"/>
    <w:rsid w:val="518520A8"/>
    <w:rsid w:val="518989B0"/>
    <w:rsid w:val="518B569B"/>
    <w:rsid w:val="518C474F"/>
    <w:rsid w:val="519179CF"/>
    <w:rsid w:val="51956D08"/>
    <w:rsid w:val="519591B7"/>
    <w:rsid w:val="5198AA2D"/>
    <w:rsid w:val="519CDD18"/>
    <w:rsid w:val="519D3BDF"/>
    <w:rsid w:val="519DFF00"/>
    <w:rsid w:val="51A114E9"/>
    <w:rsid w:val="51A1B791"/>
    <w:rsid w:val="51A410D7"/>
    <w:rsid w:val="51A6D60D"/>
    <w:rsid w:val="51AA377A"/>
    <w:rsid w:val="51B1C9F6"/>
    <w:rsid w:val="51B4437E"/>
    <w:rsid w:val="51B529A3"/>
    <w:rsid w:val="51B5FA95"/>
    <w:rsid w:val="51B93831"/>
    <w:rsid w:val="51BA2B36"/>
    <w:rsid w:val="51BA615F"/>
    <w:rsid w:val="51BBE940"/>
    <w:rsid w:val="51BCABD9"/>
    <w:rsid w:val="51BCEA67"/>
    <w:rsid w:val="51BD164B"/>
    <w:rsid w:val="51BE52FA"/>
    <w:rsid w:val="51C16591"/>
    <w:rsid w:val="51C42708"/>
    <w:rsid w:val="51C4FE06"/>
    <w:rsid w:val="51C81432"/>
    <w:rsid w:val="51CB37B3"/>
    <w:rsid w:val="51CEE2CF"/>
    <w:rsid w:val="51D2C8D9"/>
    <w:rsid w:val="51D3E251"/>
    <w:rsid w:val="51DE8B0A"/>
    <w:rsid w:val="51E094F2"/>
    <w:rsid w:val="51E0D5B7"/>
    <w:rsid w:val="51E35D3B"/>
    <w:rsid w:val="51E469A0"/>
    <w:rsid w:val="51E4F583"/>
    <w:rsid w:val="51E9940C"/>
    <w:rsid w:val="51EA4C90"/>
    <w:rsid w:val="51EAAB42"/>
    <w:rsid w:val="51F2D19D"/>
    <w:rsid w:val="51F80010"/>
    <w:rsid w:val="51F84529"/>
    <w:rsid w:val="51F85E39"/>
    <w:rsid w:val="51FD31B7"/>
    <w:rsid w:val="5201A444"/>
    <w:rsid w:val="52047608"/>
    <w:rsid w:val="5205EACB"/>
    <w:rsid w:val="52092E60"/>
    <w:rsid w:val="520A1190"/>
    <w:rsid w:val="52149B2D"/>
    <w:rsid w:val="5215E357"/>
    <w:rsid w:val="5217E533"/>
    <w:rsid w:val="5218089E"/>
    <w:rsid w:val="521813A8"/>
    <w:rsid w:val="521DF038"/>
    <w:rsid w:val="522059D0"/>
    <w:rsid w:val="52214800"/>
    <w:rsid w:val="52218A82"/>
    <w:rsid w:val="5221DE56"/>
    <w:rsid w:val="5224E242"/>
    <w:rsid w:val="52253855"/>
    <w:rsid w:val="52281A4D"/>
    <w:rsid w:val="522E6F08"/>
    <w:rsid w:val="522F64C8"/>
    <w:rsid w:val="5232979D"/>
    <w:rsid w:val="5232A749"/>
    <w:rsid w:val="523393A8"/>
    <w:rsid w:val="5238755A"/>
    <w:rsid w:val="5238CD96"/>
    <w:rsid w:val="523ADCFE"/>
    <w:rsid w:val="523F15BF"/>
    <w:rsid w:val="52435B52"/>
    <w:rsid w:val="5249259E"/>
    <w:rsid w:val="52497086"/>
    <w:rsid w:val="524B5B53"/>
    <w:rsid w:val="524BF3C1"/>
    <w:rsid w:val="524DAB62"/>
    <w:rsid w:val="524E7527"/>
    <w:rsid w:val="525272D7"/>
    <w:rsid w:val="5253CAC0"/>
    <w:rsid w:val="5254860A"/>
    <w:rsid w:val="5254AA95"/>
    <w:rsid w:val="525791FC"/>
    <w:rsid w:val="52597334"/>
    <w:rsid w:val="525AEE8B"/>
    <w:rsid w:val="525BFDA3"/>
    <w:rsid w:val="5262BB14"/>
    <w:rsid w:val="526652D7"/>
    <w:rsid w:val="52689CBB"/>
    <w:rsid w:val="526B839A"/>
    <w:rsid w:val="526C316A"/>
    <w:rsid w:val="526CC208"/>
    <w:rsid w:val="526D3B3A"/>
    <w:rsid w:val="526DF7D2"/>
    <w:rsid w:val="52711257"/>
    <w:rsid w:val="5271A4C3"/>
    <w:rsid w:val="527387A9"/>
    <w:rsid w:val="527FFBF7"/>
    <w:rsid w:val="5281C796"/>
    <w:rsid w:val="5283D5F1"/>
    <w:rsid w:val="5286D247"/>
    <w:rsid w:val="528CBF10"/>
    <w:rsid w:val="5293340E"/>
    <w:rsid w:val="5294FCDA"/>
    <w:rsid w:val="52950472"/>
    <w:rsid w:val="52966973"/>
    <w:rsid w:val="5299381E"/>
    <w:rsid w:val="529DD68B"/>
    <w:rsid w:val="529FC7A7"/>
    <w:rsid w:val="52A20B29"/>
    <w:rsid w:val="52A3F3E1"/>
    <w:rsid w:val="52A8E6E8"/>
    <w:rsid w:val="52ABA96F"/>
    <w:rsid w:val="52AF6B23"/>
    <w:rsid w:val="52B01583"/>
    <w:rsid w:val="52B215ED"/>
    <w:rsid w:val="52B46510"/>
    <w:rsid w:val="52B4C5F4"/>
    <w:rsid w:val="52B4F1B1"/>
    <w:rsid w:val="52B846D4"/>
    <w:rsid w:val="52BA806F"/>
    <w:rsid w:val="52BB3206"/>
    <w:rsid w:val="52BB50AF"/>
    <w:rsid w:val="52BDF1BB"/>
    <w:rsid w:val="52BE92E6"/>
    <w:rsid w:val="52C1AAC8"/>
    <w:rsid w:val="52C5C3AA"/>
    <w:rsid w:val="52C764F0"/>
    <w:rsid w:val="52CDEC4C"/>
    <w:rsid w:val="52CF3E1C"/>
    <w:rsid w:val="52D1248F"/>
    <w:rsid w:val="52D1B801"/>
    <w:rsid w:val="52D1FA2F"/>
    <w:rsid w:val="52D5D83F"/>
    <w:rsid w:val="52D73DA6"/>
    <w:rsid w:val="52DB9E5C"/>
    <w:rsid w:val="52DD3F45"/>
    <w:rsid w:val="52DDEDB4"/>
    <w:rsid w:val="52E32091"/>
    <w:rsid w:val="52E65F92"/>
    <w:rsid w:val="52ECF7F4"/>
    <w:rsid w:val="52F0287F"/>
    <w:rsid w:val="52F79246"/>
    <w:rsid w:val="5302756D"/>
    <w:rsid w:val="5305B84E"/>
    <w:rsid w:val="5306CBD9"/>
    <w:rsid w:val="530BB024"/>
    <w:rsid w:val="5310CE81"/>
    <w:rsid w:val="531694A5"/>
    <w:rsid w:val="53191021"/>
    <w:rsid w:val="5320BD25"/>
    <w:rsid w:val="5325796F"/>
    <w:rsid w:val="532653B9"/>
    <w:rsid w:val="532700C7"/>
    <w:rsid w:val="53289C09"/>
    <w:rsid w:val="53296A96"/>
    <w:rsid w:val="532A87DE"/>
    <w:rsid w:val="532AD56B"/>
    <w:rsid w:val="532DFF5D"/>
    <w:rsid w:val="53321E31"/>
    <w:rsid w:val="5335E0CB"/>
    <w:rsid w:val="5336D99E"/>
    <w:rsid w:val="5336E9D1"/>
    <w:rsid w:val="53379FEB"/>
    <w:rsid w:val="5337DD46"/>
    <w:rsid w:val="533C8C86"/>
    <w:rsid w:val="533DFDC4"/>
    <w:rsid w:val="534603BE"/>
    <w:rsid w:val="5346ADA1"/>
    <w:rsid w:val="534C33C6"/>
    <w:rsid w:val="534DFB3D"/>
    <w:rsid w:val="534FC566"/>
    <w:rsid w:val="53535703"/>
    <w:rsid w:val="53550892"/>
    <w:rsid w:val="53556C43"/>
    <w:rsid w:val="5356E5D8"/>
    <w:rsid w:val="535C5CCD"/>
    <w:rsid w:val="535C6DB1"/>
    <w:rsid w:val="535C7D8E"/>
    <w:rsid w:val="535DBE1E"/>
    <w:rsid w:val="53602AA8"/>
    <w:rsid w:val="5360F2B7"/>
    <w:rsid w:val="5362AD62"/>
    <w:rsid w:val="5363C6FE"/>
    <w:rsid w:val="5363E91A"/>
    <w:rsid w:val="53645A3C"/>
    <w:rsid w:val="536892C8"/>
    <w:rsid w:val="5369B241"/>
    <w:rsid w:val="537652C0"/>
    <w:rsid w:val="537AE68B"/>
    <w:rsid w:val="537B273F"/>
    <w:rsid w:val="537BAAA6"/>
    <w:rsid w:val="537DE83C"/>
    <w:rsid w:val="538040C6"/>
    <w:rsid w:val="5381135F"/>
    <w:rsid w:val="5384E739"/>
    <w:rsid w:val="53859E8B"/>
    <w:rsid w:val="538CC9FF"/>
    <w:rsid w:val="5390FA7F"/>
    <w:rsid w:val="53910CD1"/>
    <w:rsid w:val="53924330"/>
    <w:rsid w:val="539A4498"/>
    <w:rsid w:val="539C2BE2"/>
    <w:rsid w:val="53A0DB83"/>
    <w:rsid w:val="53A0DFA7"/>
    <w:rsid w:val="53ABA455"/>
    <w:rsid w:val="53ACBB45"/>
    <w:rsid w:val="53AF5C69"/>
    <w:rsid w:val="53B169A9"/>
    <w:rsid w:val="53B7AF04"/>
    <w:rsid w:val="53B84CA2"/>
    <w:rsid w:val="53BA805A"/>
    <w:rsid w:val="53BCB212"/>
    <w:rsid w:val="53C11727"/>
    <w:rsid w:val="53C177B2"/>
    <w:rsid w:val="53C538D3"/>
    <w:rsid w:val="53DC6325"/>
    <w:rsid w:val="53DD1210"/>
    <w:rsid w:val="53DE3C6D"/>
    <w:rsid w:val="53DE7B73"/>
    <w:rsid w:val="53E02E4D"/>
    <w:rsid w:val="53E048C3"/>
    <w:rsid w:val="53E228A8"/>
    <w:rsid w:val="53E98ED1"/>
    <w:rsid w:val="53F00992"/>
    <w:rsid w:val="53F0DD98"/>
    <w:rsid w:val="53F4AFFD"/>
    <w:rsid w:val="53F7AB6C"/>
    <w:rsid w:val="53FF69C8"/>
    <w:rsid w:val="54080CBC"/>
    <w:rsid w:val="5408FC98"/>
    <w:rsid w:val="5409A1C6"/>
    <w:rsid w:val="540ABCD3"/>
    <w:rsid w:val="540EB9DD"/>
    <w:rsid w:val="5416A7ED"/>
    <w:rsid w:val="541B9B32"/>
    <w:rsid w:val="541EA4C1"/>
    <w:rsid w:val="54207E5F"/>
    <w:rsid w:val="5425495D"/>
    <w:rsid w:val="5425EE47"/>
    <w:rsid w:val="5428AD71"/>
    <w:rsid w:val="542A55DC"/>
    <w:rsid w:val="542C8840"/>
    <w:rsid w:val="542E212D"/>
    <w:rsid w:val="54332A30"/>
    <w:rsid w:val="5436A51C"/>
    <w:rsid w:val="54394A47"/>
    <w:rsid w:val="543C2D7B"/>
    <w:rsid w:val="54469274"/>
    <w:rsid w:val="5448CAB1"/>
    <w:rsid w:val="544AA0FE"/>
    <w:rsid w:val="544D9A34"/>
    <w:rsid w:val="545202DD"/>
    <w:rsid w:val="545297A2"/>
    <w:rsid w:val="5456C136"/>
    <w:rsid w:val="545A5947"/>
    <w:rsid w:val="545CBD0D"/>
    <w:rsid w:val="545E8A19"/>
    <w:rsid w:val="54617D61"/>
    <w:rsid w:val="5467E054"/>
    <w:rsid w:val="54684F48"/>
    <w:rsid w:val="546A0496"/>
    <w:rsid w:val="546B2819"/>
    <w:rsid w:val="546FE789"/>
    <w:rsid w:val="5473F4E0"/>
    <w:rsid w:val="54781D8E"/>
    <w:rsid w:val="5479D15C"/>
    <w:rsid w:val="5489B305"/>
    <w:rsid w:val="548B406D"/>
    <w:rsid w:val="548C63F0"/>
    <w:rsid w:val="548C8B92"/>
    <w:rsid w:val="548DDC30"/>
    <w:rsid w:val="54967E3A"/>
    <w:rsid w:val="54988B2F"/>
    <w:rsid w:val="549A0F05"/>
    <w:rsid w:val="54A50D6B"/>
    <w:rsid w:val="54A88074"/>
    <w:rsid w:val="54AB1C31"/>
    <w:rsid w:val="54AE1080"/>
    <w:rsid w:val="54B20777"/>
    <w:rsid w:val="54BDA420"/>
    <w:rsid w:val="54CAADE5"/>
    <w:rsid w:val="54CEECCB"/>
    <w:rsid w:val="54D3BF1E"/>
    <w:rsid w:val="54D93EB5"/>
    <w:rsid w:val="54DBA35F"/>
    <w:rsid w:val="54DDC0AC"/>
    <w:rsid w:val="54DEE55B"/>
    <w:rsid w:val="54E00D23"/>
    <w:rsid w:val="54E3754B"/>
    <w:rsid w:val="54E61561"/>
    <w:rsid w:val="54E869C9"/>
    <w:rsid w:val="54EE35DC"/>
    <w:rsid w:val="54EF777A"/>
    <w:rsid w:val="54F21CBC"/>
    <w:rsid w:val="54F3A09F"/>
    <w:rsid w:val="54F3B053"/>
    <w:rsid w:val="54F9B9DC"/>
    <w:rsid w:val="54FCCBCE"/>
    <w:rsid w:val="5500D36B"/>
    <w:rsid w:val="55024875"/>
    <w:rsid w:val="55037A55"/>
    <w:rsid w:val="550AACA6"/>
    <w:rsid w:val="550D9A5E"/>
    <w:rsid w:val="550FF4CD"/>
    <w:rsid w:val="5510020E"/>
    <w:rsid w:val="5513061A"/>
    <w:rsid w:val="55178BC9"/>
    <w:rsid w:val="55178FA0"/>
    <w:rsid w:val="551A1F56"/>
    <w:rsid w:val="551C3D82"/>
    <w:rsid w:val="552354C5"/>
    <w:rsid w:val="552AD6F7"/>
    <w:rsid w:val="552CC58B"/>
    <w:rsid w:val="552FB695"/>
    <w:rsid w:val="5531DEDC"/>
    <w:rsid w:val="5531FD11"/>
    <w:rsid w:val="55354C23"/>
    <w:rsid w:val="5536BF51"/>
    <w:rsid w:val="5539075A"/>
    <w:rsid w:val="553B33B6"/>
    <w:rsid w:val="553BCF6E"/>
    <w:rsid w:val="553CF95D"/>
    <w:rsid w:val="553D0230"/>
    <w:rsid w:val="553E9E90"/>
    <w:rsid w:val="554080EA"/>
    <w:rsid w:val="55465849"/>
    <w:rsid w:val="55472B9B"/>
    <w:rsid w:val="55496516"/>
    <w:rsid w:val="5550A57F"/>
    <w:rsid w:val="5556F9A3"/>
    <w:rsid w:val="555A306B"/>
    <w:rsid w:val="555B4259"/>
    <w:rsid w:val="555C0C7D"/>
    <w:rsid w:val="555DC867"/>
    <w:rsid w:val="5561E056"/>
    <w:rsid w:val="5564131C"/>
    <w:rsid w:val="55645475"/>
    <w:rsid w:val="5564D9EB"/>
    <w:rsid w:val="55666321"/>
    <w:rsid w:val="5566D2B9"/>
    <w:rsid w:val="5567CAA3"/>
    <w:rsid w:val="556A7619"/>
    <w:rsid w:val="5573B916"/>
    <w:rsid w:val="55751A59"/>
    <w:rsid w:val="5575504D"/>
    <w:rsid w:val="5575A9DC"/>
    <w:rsid w:val="5577196B"/>
    <w:rsid w:val="557B63F5"/>
    <w:rsid w:val="557D3051"/>
    <w:rsid w:val="557E716B"/>
    <w:rsid w:val="557E9C46"/>
    <w:rsid w:val="55835EE8"/>
    <w:rsid w:val="5585C3D9"/>
    <w:rsid w:val="55877B45"/>
    <w:rsid w:val="5587C063"/>
    <w:rsid w:val="558885E3"/>
    <w:rsid w:val="55896341"/>
    <w:rsid w:val="558BF6B5"/>
    <w:rsid w:val="558EB595"/>
    <w:rsid w:val="5591A36D"/>
    <w:rsid w:val="55930FCE"/>
    <w:rsid w:val="55933899"/>
    <w:rsid w:val="5594041B"/>
    <w:rsid w:val="55967695"/>
    <w:rsid w:val="55994951"/>
    <w:rsid w:val="55A00E93"/>
    <w:rsid w:val="55A1C155"/>
    <w:rsid w:val="55A25620"/>
    <w:rsid w:val="55A2962D"/>
    <w:rsid w:val="55A619C2"/>
    <w:rsid w:val="55A90586"/>
    <w:rsid w:val="55ADB8D7"/>
    <w:rsid w:val="55AE7F80"/>
    <w:rsid w:val="55AF7524"/>
    <w:rsid w:val="55B55765"/>
    <w:rsid w:val="55C0CE29"/>
    <w:rsid w:val="55C10683"/>
    <w:rsid w:val="55C25DDC"/>
    <w:rsid w:val="55C3901A"/>
    <w:rsid w:val="55C54628"/>
    <w:rsid w:val="55C9CFE8"/>
    <w:rsid w:val="55CB93DC"/>
    <w:rsid w:val="55CFAAFF"/>
    <w:rsid w:val="55CFB17A"/>
    <w:rsid w:val="55D199F7"/>
    <w:rsid w:val="55D401A3"/>
    <w:rsid w:val="55DE9925"/>
    <w:rsid w:val="55E01383"/>
    <w:rsid w:val="55E2FAF8"/>
    <w:rsid w:val="55E4E882"/>
    <w:rsid w:val="55E4EBBA"/>
    <w:rsid w:val="55E8ACCE"/>
    <w:rsid w:val="55E8B4AC"/>
    <w:rsid w:val="55E9AEE2"/>
    <w:rsid w:val="55EC3BC7"/>
    <w:rsid w:val="55F028F5"/>
    <w:rsid w:val="55F0D785"/>
    <w:rsid w:val="55F361D9"/>
    <w:rsid w:val="55F593E8"/>
    <w:rsid w:val="55F79925"/>
    <w:rsid w:val="55F9C719"/>
    <w:rsid w:val="55FF0820"/>
    <w:rsid w:val="5600FD90"/>
    <w:rsid w:val="56030320"/>
    <w:rsid w:val="560763D6"/>
    <w:rsid w:val="5608DD90"/>
    <w:rsid w:val="560AC982"/>
    <w:rsid w:val="560F45F4"/>
    <w:rsid w:val="560F5E23"/>
    <w:rsid w:val="56143FFC"/>
    <w:rsid w:val="56159EBD"/>
    <w:rsid w:val="56167A2F"/>
    <w:rsid w:val="56218852"/>
    <w:rsid w:val="5621D820"/>
    <w:rsid w:val="562C74CD"/>
    <w:rsid w:val="5630E314"/>
    <w:rsid w:val="56325296"/>
    <w:rsid w:val="5632C94B"/>
    <w:rsid w:val="563456C0"/>
    <w:rsid w:val="56351855"/>
    <w:rsid w:val="5635DCEF"/>
    <w:rsid w:val="563980C4"/>
    <w:rsid w:val="563C0BA1"/>
    <w:rsid w:val="563E9475"/>
    <w:rsid w:val="563F1268"/>
    <w:rsid w:val="5643688D"/>
    <w:rsid w:val="56459A15"/>
    <w:rsid w:val="564F4324"/>
    <w:rsid w:val="564FE20F"/>
    <w:rsid w:val="5653A0D8"/>
    <w:rsid w:val="5655887F"/>
    <w:rsid w:val="565934E6"/>
    <w:rsid w:val="565A8B7C"/>
    <w:rsid w:val="565FC1BA"/>
    <w:rsid w:val="566507B7"/>
    <w:rsid w:val="5665A4D6"/>
    <w:rsid w:val="566F8438"/>
    <w:rsid w:val="567209D5"/>
    <w:rsid w:val="56723B5A"/>
    <w:rsid w:val="56741853"/>
    <w:rsid w:val="56742BBF"/>
    <w:rsid w:val="567A1B2B"/>
    <w:rsid w:val="567EC459"/>
    <w:rsid w:val="56814181"/>
    <w:rsid w:val="56818FD3"/>
    <w:rsid w:val="568CD7B0"/>
    <w:rsid w:val="5693F7BA"/>
    <w:rsid w:val="5694A17F"/>
    <w:rsid w:val="56976C87"/>
    <w:rsid w:val="56988593"/>
    <w:rsid w:val="569AD029"/>
    <w:rsid w:val="569BF509"/>
    <w:rsid w:val="569FC9E7"/>
    <w:rsid w:val="56A851C5"/>
    <w:rsid w:val="56A8D344"/>
    <w:rsid w:val="56B2CB43"/>
    <w:rsid w:val="56B51D37"/>
    <w:rsid w:val="56BA8CF6"/>
    <w:rsid w:val="56BEC26F"/>
    <w:rsid w:val="56C20DE5"/>
    <w:rsid w:val="56C45FD0"/>
    <w:rsid w:val="56C57E12"/>
    <w:rsid w:val="56CA93E4"/>
    <w:rsid w:val="56CC8FE8"/>
    <w:rsid w:val="56CCBBC9"/>
    <w:rsid w:val="56D07153"/>
    <w:rsid w:val="56D8BE81"/>
    <w:rsid w:val="56DDBB88"/>
    <w:rsid w:val="56E06356"/>
    <w:rsid w:val="56E1298B"/>
    <w:rsid w:val="56E2BB88"/>
    <w:rsid w:val="56EBAFC9"/>
    <w:rsid w:val="56ECEE11"/>
    <w:rsid w:val="56F37209"/>
    <w:rsid w:val="56F39891"/>
    <w:rsid w:val="56F41E87"/>
    <w:rsid w:val="56F619C2"/>
    <w:rsid w:val="56F68B5F"/>
    <w:rsid w:val="56F9FDCE"/>
    <w:rsid w:val="56FA7316"/>
    <w:rsid w:val="56FBE755"/>
    <w:rsid w:val="56FCDE3C"/>
    <w:rsid w:val="56FDBE09"/>
    <w:rsid w:val="56FED4E9"/>
    <w:rsid w:val="57015AE0"/>
    <w:rsid w:val="57029C42"/>
    <w:rsid w:val="57036D61"/>
    <w:rsid w:val="57089862"/>
    <w:rsid w:val="570AA492"/>
    <w:rsid w:val="570B9161"/>
    <w:rsid w:val="57160F7E"/>
    <w:rsid w:val="57173B1A"/>
    <w:rsid w:val="57197477"/>
    <w:rsid w:val="571B1BC1"/>
    <w:rsid w:val="571B6BA0"/>
    <w:rsid w:val="571BA439"/>
    <w:rsid w:val="57205341"/>
    <w:rsid w:val="57208491"/>
    <w:rsid w:val="572158C2"/>
    <w:rsid w:val="57221C84"/>
    <w:rsid w:val="57248CF9"/>
    <w:rsid w:val="57294866"/>
    <w:rsid w:val="572AA70E"/>
    <w:rsid w:val="572EF2E6"/>
    <w:rsid w:val="57314657"/>
    <w:rsid w:val="573B5BF5"/>
    <w:rsid w:val="573F3AD9"/>
    <w:rsid w:val="5743D6FE"/>
    <w:rsid w:val="5746359B"/>
    <w:rsid w:val="574709D8"/>
    <w:rsid w:val="57486B7D"/>
    <w:rsid w:val="574B7915"/>
    <w:rsid w:val="575078BD"/>
    <w:rsid w:val="575BB741"/>
    <w:rsid w:val="575F9941"/>
    <w:rsid w:val="5762680E"/>
    <w:rsid w:val="57633642"/>
    <w:rsid w:val="5766B8B8"/>
    <w:rsid w:val="5766E984"/>
    <w:rsid w:val="5769001E"/>
    <w:rsid w:val="576C603C"/>
    <w:rsid w:val="576DCEFF"/>
    <w:rsid w:val="57722964"/>
    <w:rsid w:val="5772F634"/>
    <w:rsid w:val="5777388A"/>
    <w:rsid w:val="577876E1"/>
    <w:rsid w:val="57787DB4"/>
    <w:rsid w:val="577DE5D7"/>
    <w:rsid w:val="577F4EDF"/>
    <w:rsid w:val="57823719"/>
    <w:rsid w:val="5783656A"/>
    <w:rsid w:val="5788D252"/>
    <w:rsid w:val="5789EB9A"/>
    <w:rsid w:val="578B7390"/>
    <w:rsid w:val="578E22E4"/>
    <w:rsid w:val="57922C25"/>
    <w:rsid w:val="57A8F234"/>
    <w:rsid w:val="57AB66EA"/>
    <w:rsid w:val="57AE45AC"/>
    <w:rsid w:val="57B04004"/>
    <w:rsid w:val="57B3F58E"/>
    <w:rsid w:val="57B8BB84"/>
    <w:rsid w:val="57C8C61C"/>
    <w:rsid w:val="57D2B4F2"/>
    <w:rsid w:val="57DC87EA"/>
    <w:rsid w:val="57E509ED"/>
    <w:rsid w:val="57EA27DB"/>
    <w:rsid w:val="57EC68D3"/>
    <w:rsid w:val="57EC8CD2"/>
    <w:rsid w:val="57F18838"/>
    <w:rsid w:val="57F759DC"/>
    <w:rsid w:val="57FAA327"/>
    <w:rsid w:val="57FD61EC"/>
    <w:rsid w:val="57FE19DF"/>
    <w:rsid w:val="5801C5DF"/>
    <w:rsid w:val="5806D2DE"/>
    <w:rsid w:val="58070026"/>
    <w:rsid w:val="580A07E3"/>
    <w:rsid w:val="580ACB3C"/>
    <w:rsid w:val="580D73E8"/>
    <w:rsid w:val="58109F6D"/>
    <w:rsid w:val="5810C243"/>
    <w:rsid w:val="58157876"/>
    <w:rsid w:val="5815EEA5"/>
    <w:rsid w:val="581CCE9C"/>
    <w:rsid w:val="581CD64D"/>
    <w:rsid w:val="581F0C64"/>
    <w:rsid w:val="582149CA"/>
    <w:rsid w:val="58239C2B"/>
    <w:rsid w:val="5823EA6D"/>
    <w:rsid w:val="58247725"/>
    <w:rsid w:val="5827339D"/>
    <w:rsid w:val="5827F443"/>
    <w:rsid w:val="582A5939"/>
    <w:rsid w:val="582AD17C"/>
    <w:rsid w:val="582C4764"/>
    <w:rsid w:val="582D3399"/>
    <w:rsid w:val="5834F9C7"/>
    <w:rsid w:val="583629C2"/>
    <w:rsid w:val="58398BA3"/>
    <w:rsid w:val="583A0106"/>
    <w:rsid w:val="583B5020"/>
    <w:rsid w:val="583CFAB9"/>
    <w:rsid w:val="583E3D80"/>
    <w:rsid w:val="583F3D31"/>
    <w:rsid w:val="5840C6CE"/>
    <w:rsid w:val="58426AB9"/>
    <w:rsid w:val="5845CF94"/>
    <w:rsid w:val="58481610"/>
    <w:rsid w:val="5848ED67"/>
    <w:rsid w:val="584E9951"/>
    <w:rsid w:val="584FF0AD"/>
    <w:rsid w:val="5855C979"/>
    <w:rsid w:val="5856E5EE"/>
    <w:rsid w:val="5857ADDB"/>
    <w:rsid w:val="585E9404"/>
    <w:rsid w:val="5860A0A7"/>
    <w:rsid w:val="5861FAD3"/>
    <w:rsid w:val="58623E7E"/>
    <w:rsid w:val="5865785E"/>
    <w:rsid w:val="58682A56"/>
    <w:rsid w:val="5874A0D7"/>
    <w:rsid w:val="587A058F"/>
    <w:rsid w:val="587A1641"/>
    <w:rsid w:val="58814367"/>
    <w:rsid w:val="58852A71"/>
    <w:rsid w:val="588730F2"/>
    <w:rsid w:val="58877603"/>
    <w:rsid w:val="588C1B49"/>
    <w:rsid w:val="588C7467"/>
    <w:rsid w:val="588E613B"/>
    <w:rsid w:val="588F9684"/>
    <w:rsid w:val="5892819B"/>
    <w:rsid w:val="5894E754"/>
    <w:rsid w:val="5895F598"/>
    <w:rsid w:val="58982E87"/>
    <w:rsid w:val="589A2E35"/>
    <w:rsid w:val="589B57E0"/>
    <w:rsid w:val="589DF638"/>
    <w:rsid w:val="58A152BE"/>
    <w:rsid w:val="58A1CCBC"/>
    <w:rsid w:val="58A63721"/>
    <w:rsid w:val="58A66131"/>
    <w:rsid w:val="58A97DEE"/>
    <w:rsid w:val="58A9C49E"/>
    <w:rsid w:val="58AAE387"/>
    <w:rsid w:val="58AE11CE"/>
    <w:rsid w:val="58AE4877"/>
    <w:rsid w:val="58AED74E"/>
    <w:rsid w:val="58AF49BE"/>
    <w:rsid w:val="58B436CF"/>
    <w:rsid w:val="58B462B2"/>
    <w:rsid w:val="58B897CD"/>
    <w:rsid w:val="58BDF181"/>
    <w:rsid w:val="58C09015"/>
    <w:rsid w:val="58C0D224"/>
    <w:rsid w:val="58C55B4B"/>
    <w:rsid w:val="58C577F6"/>
    <w:rsid w:val="58C74DB0"/>
    <w:rsid w:val="58CCCCBE"/>
    <w:rsid w:val="58D95531"/>
    <w:rsid w:val="58DD764D"/>
    <w:rsid w:val="58E41912"/>
    <w:rsid w:val="58E95EB7"/>
    <w:rsid w:val="58EB7846"/>
    <w:rsid w:val="58EE8223"/>
    <w:rsid w:val="58F000B9"/>
    <w:rsid w:val="58F27271"/>
    <w:rsid w:val="58F927AD"/>
    <w:rsid w:val="58F98429"/>
    <w:rsid w:val="58FB30DC"/>
    <w:rsid w:val="58FE7AC6"/>
    <w:rsid w:val="590130A1"/>
    <w:rsid w:val="5902D198"/>
    <w:rsid w:val="590839BE"/>
    <w:rsid w:val="5909EE4B"/>
    <w:rsid w:val="590D7594"/>
    <w:rsid w:val="5911A864"/>
    <w:rsid w:val="5913B8A5"/>
    <w:rsid w:val="591FA658"/>
    <w:rsid w:val="59270298"/>
    <w:rsid w:val="59288B7B"/>
    <w:rsid w:val="592A652A"/>
    <w:rsid w:val="592BD7E6"/>
    <w:rsid w:val="592F7A07"/>
    <w:rsid w:val="593416F8"/>
    <w:rsid w:val="5934CF2F"/>
    <w:rsid w:val="5935551D"/>
    <w:rsid w:val="5935CA4A"/>
    <w:rsid w:val="593683E4"/>
    <w:rsid w:val="593C95E3"/>
    <w:rsid w:val="593D222C"/>
    <w:rsid w:val="593F23DC"/>
    <w:rsid w:val="5949152C"/>
    <w:rsid w:val="594A5117"/>
    <w:rsid w:val="594A7C13"/>
    <w:rsid w:val="594B3EAE"/>
    <w:rsid w:val="594EB362"/>
    <w:rsid w:val="5953948A"/>
    <w:rsid w:val="5958E52A"/>
    <w:rsid w:val="595B5328"/>
    <w:rsid w:val="595E9F73"/>
    <w:rsid w:val="59605C7B"/>
    <w:rsid w:val="5963AB20"/>
    <w:rsid w:val="596472FF"/>
    <w:rsid w:val="5975D305"/>
    <w:rsid w:val="597737B0"/>
    <w:rsid w:val="5978FE43"/>
    <w:rsid w:val="597D3CF1"/>
    <w:rsid w:val="597EECD5"/>
    <w:rsid w:val="5980F77C"/>
    <w:rsid w:val="598242E1"/>
    <w:rsid w:val="598A75D0"/>
    <w:rsid w:val="598B0840"/>
    <w:rsid w:val="598C1260"/>
    <w:rsid w:val="598E5EAE"/>
    <w:rsid w:val="59916B0D"/>
    <w:rsid w:val="59919D01"/>
    <w:rsid w:val="59939CFF"/>
    <w:rsid w:val="59962F59"/>
    <w:rsid w:val="5997C84E"/>
    <w:rsid w:val="599B3E91"/>
    <w:rsid w:val="59A2085E"/>
    <w:rsid w:val="59A2528E"/>
    <w:rsid w:val="59A8B140"/>
    <w:rsid w:val="59A90C7E"/>
    <w:rsid w:val="59A9433A"/>
    <w:rsid w:val="59AE531B"/>
    <w:rsid w:val="59B14ECB"/>
    <w:rsid w:val="59B2786D"/>
    <w:rsid w:val="59B39AAA"/>
    <w:rsid w:val="59B4E3F8"/>
    <w:rsid w:val="59B89DFF"/>
    <w:rsid w:val="59B9C277"/>
    <w:rsid w:val="59BDF957"/>
    <w:rsid w:val="59C0254D"/>
    <w:rsid w:val="59C237FF"/>
    <w:rsid w:val="59C52EC4"/>
    <w:rsid w:val="59C7DC18"/>
    <w:rsid w:val="59CA70F1"/>
    <w:rsid w:val="59D35CE7"/>
    <w:rsid w:val="59D4806A"/>
    <w:rsid w:val="59D82B81"/>
    <w:rsid w:val="59D95E4B"/>
    <w:rsid w:val="59DA91F4"/>
    <w:rsid w:val="59DDD5F3"/>
    <w:rsid w:val="59E65E2B"/>
    <w:rsid w:val="59E81019"/>
    <w:rsid w:val="59E94603"/>
    <w:rsid w:val="59EDC4DF"/>
    <w:rsid w:val="59EDD691"/>
    <w:rsid w:val="59F1AD9E"/>
    <w:rsid w:val="59F3C2AB"/>
    <w:rsid w:val="59F4A63B"/>
    <w:rsid w:val="59F544DA"/>
    <w:rsid w:val="59F6DA7A"/>
    <w:rsid w:val="59F7BFBD"/>
    <w:rsid w:val="59FB5CAA"/>
    <w:rsid w:val="59FD0EE9"/>
    <w:rsid w:val="59FD78B2"/>
    <w:rsid w:val="59FD7B06"/>
    <w:rsid w:val="59FF174F"/>
    <w:rsid w:val="5A044668"/>
    <w:rsid w:val="5A049B19"/>
    <w:rsid w:val="5A070C13"/>
    <w:rsid w:val="5A0A7766"/>
    <w:rsid w:val="5A0BA680"/>
    <w:rsid w:val="5A0CAE46"/>
    <w:rsid w:val="5A2147EE"/>
    <w:rsid w:val="5A2238EF"/>
    <w:rsid w:val="5A24A087"/>
    <w:rsid w:val="5A26DDA1"/>
    <w:rsid w:val="5A2A6CCB"/>
    <w:rsid w:val="5A2B6EE1"/>
    <w:rsid w:val="5A2D70AB"/>
    <w:rsid w:val="5A2E1E7B"/>
    <w:rsid w:val="5A30E6BB"/>
    <w:rsid w:val="5A374260"/>
    <w:rsid w:val="5A3889E4"/>
    <w:rsid w:val="5A39DBBB"/>
    <w:rsid w:val="5A3EA120"/>
    <w:rsid w:val="5A40F6C0"/>
    <w:rsid w:val="5A43334C"/>
    <w:rsid w:val="5A477245"/>
    <w:rsid w:val="5A47BA42"/>
    <w:rsid w:val="5A48EC08"/>
    <w:rsid w:val="5A49F968"/>
    <w:rsid w:val="5A4DB816"/>
    <w:rsid w:val="5A4EF254"/>
    <w:rsid w:val="5A4F561A"/>
    <w:rsid w:val="5A51AE5F"/>
    <w:rsid w:val="5A5380AF"/>
    <w:rsid w:val="5A545D21"/>
    <w:rsid w:val="5A55CA70"/>
    <w:rsid w:val="5A59F05E"/>
    <w:rsid w:val="5A5BF14B"/>
    <w:rsid w:val="5A681902"/>
    <w:rsid w:val="5A6C6B52"/>
    <w:rsid w:val="5A6D3261"/>
    <w:rsid w:val="5A6DD7A9"/>
    <w:rsid w:val="5A72FE17"/>
    <w:rsid w:val="5A78CC91"/>
    <w:rsid w:val="5A7E45F3"/>
    <w:rsid w:val="5A7EB10F"/>
    <w:rsid w:val="5A7EE489"/>
    <w:rsid w:val="5A806F86"/>
    <w:rsid w:val="5A80E57F"/>
    <w:rsid w:val="5A819170"/>
    <w:rsid w:val="5A842237"/>
    <w:rsid w:val="5A85CF36"/>
    <w:rsid w:val="5A895186"/>
    <w:rsid w:val="5A8B2EF8"/>
    <w:rsid w:val="5A8B864D"/>
    <w:rsid w:val="5A8B8A16"/>
    <w:rsid w:val="5A8D5C0A"/>
    <w:rsid w:val="5A95102C"/>
    <w:rsid w:val="5A962880"/>
    <w:rsid w:val="5A972EAD"/>
    <w:rsid w:val="5A9A0517"/>
    <w:rsid w:val="5A9D073C"/>
    <w:rsid w:val="5A9DB50C"/>
    <w:rsid w:val="5AAB871B"/>
    <w:rsid w:val="5AABF7EF"/>
    <w:rsid w:val="5AAC9C45"/>
    <w:rsid w:val="5AAFABA1"/>
    <w:rsid w:val="5AB0BBDB"/>
    <w:rsid w:val="5AB2089F"/>
    <w:rsid w:val="5AB40DEC"/>
    <w:rsid w:val="5AB527BD"/>
    <w:rsid w:val="5AB65829"/>
    <w:rsid w:val="5AB6BCFF"/>
    <w:rsid w:val="5ABDC1D1"/>
    <w:rsid w:val="5ABF8F97"/>
    <w:rsid w:val="5AC2E76B"/>
    <w:rsid w:val="5AC4EA2B"/>
    <w:rsid w:val="5AC562AD"/>
    <w:rsid w:val="5AC57B40"/>
    <w:rsid w:val="5AC78B93"/>
    <w:rsid w:val="5AD07F2D"/>
    <w:rsid w:val="5AD1EB54"/>
    <w:rsid w:val="5AD23920"/>
    <w:rsid w:val="5AD2FAA3"/>
    <w:rsid w:val="5ADD3C33"/>
    <w:rsid w:val="5ADD63B4"/>
    <w:rsid w:val="5ADDA058"/>
    <w:rsid w:val="5ADFF66A"/>
    <w:rsid w:val="5AE2D910"/>
    <w:rsid w:val="5AE359DE"/>
    <w:rsid w:val="5AE51BDC"/>
    <w:rsid w:val="5AE5C116"/>
    <w:rsid w:val="5AEC1A87"/>
    <w:rsid w:val="5AEF8899"/>
    <w:rsid w:val="5AF6B7FA"/>
    <w:rsid w:val="5AF6BD23"/>
    <w:rsid w:val="5AFAA680"/>
    <w:rsid w:val="5AFDF3E8"/>
    <w:rsid w:val="5B030D1E"/>
    <w:rsid w:val="5B0A735A"/>
    <w:rsid w:val="5B0A890A"/>
    <w:rsid w:val="5B0EB690"/>
    <w:rsid w:val="5B0F9325"/>
    <w:rsid w:val="5B1040F5"/>
    <w:rsid w:val="5B11FD1C"/>
    <w:rsid w:val="5B152367"/>
    <w:rsid w:val="5B156D77"/>
    <w:rsid w:val="5B17D3A0"/>
    <w:rsid w:val="5B188C6F"/>
    <w:rsid w:val="5B249D8F"/>
    <w:rsid w:val="5B26DB42"/>
    <w:rsid w:val="5B2E0C9A"/>
    <w:rsid w:val="5B2F42B8"/>
    <w:rsid w:val="5B2F4525"/>
    <w:rsid w:val="5B30020D"/>
    <w:rsid w:val="5B3162EC"/>
    <w:rsid w:val="5B31D353"/>
    <w:rsid w:val="5B35074B"/>
    <w:rsid w:val="5B3BEFEA"/>
    <w:rsid w:val="5B4994EA"/>
    <w:rsid w:val="5B4C81C0"/>
    <w:rsid w:val="5B4EA232"/>
    <w:rsid w:val="5B4EBE85"/>
    <w:rsid w:val="5B550731"/>
    <w:rsid w:val="5B555550"/>
    <w:rsid w:val="5B55DC52"/>
    <w:rsid w:val="5B58D25A"/>
    <w:rsid w:val="5B5D88BF"/>
    <w:rsid w:val="5B5F6199"/>
    <w:rsid w:val="5B5F76FC"/>
    <w:rsid w:val="5B6F70EE"/>
    <w:rsid w:val="5B6FAF75"/>
    <w:rsid w:val="5B6FD4F7"/>
    <w:rsid w:val="5B6FFAC4"/>
    <w:rsid w:val="5B713978"/>
    <w:rsid w:val="5B71DF55"/>
    <w:rsid w:val="5B724FD5"/>
    <w:rsid w:val="5B772E04"/>
    <w:rsid w:val="5B799935"/>
    <w:rsid w:val="5B7AE88A"/>
    <w:rsid w:val="5B7B69BB"/>
    <w:rsid w:val="5B806E86"/>
    <w:rsid w:val="5B8418E1"/>
    <w:rsid w:val="5B887C2D"/>
    <w:rsid w:val="5B8A736D"/>
    <w:rsid w:val="5B8BD5EE"/>
    <w:rsid w:val="5B8F61AE"/>
    <w:rsid w:val="5B9070E4"/>
    <w:rsid w:val="5B92A59D"/>
    <w:rsid w:val="5B92EF49"/>
    <w:rsid w:val="5B99156C"/>
    <w:rsid w:val="5B995289"/>
    <w:rsid w:val="5B9AD883"/>
    <w:rsid w:val="5B9AFD07"/>
    <w:rsid w:val="5BA45729"/>
    <w:rsid w:val="5BA943CF"/>
    <w:rsid w:val="5BAD485B"/>
    <w:rsid w:val="5BB23310"/>
    <w:rsid w:val="5BB3BC87"/>
    <w:rsid w:val="5BBAC608"/>
    <w:rsid w:val="5BBC287E"/>
    <w:rsid w:val="5BBD62BC"/>
    <w:rsid w:val="5BC01AB1"/>
    <w:rsid w:val="5BC4BB28"/>
    <w:rsid w:val="5BC8A39F"/>
    <w:rsid w:val="5BC98FB5"/>
    <w:rsid w:val="5BCDFC28"/>
    <w:rsid w:val="5BD7E4F5"/>
    <w:rsid w:val="5BDD1EAB"/>
    <w:rsid w:val="5BE2EFC8"/>
    <w:rsid w:val="5BE31B05"/>
    <w:rsid w:val="5BE5BE7D"/>
    <w:rsid w:val="5BE99DE7"/>
    <w:rsid w:val="5BEDA15F"/>
    <w:rsid w:val="5BF1BFAD"/>
    <w:rsid w:val="5BF401F7"/>
    <w:rsid w:val="5C0387EE"/>
    <w:rsid w:val="5C09C8C8"/>
    <w:rsid w:val="5C0C2ED1"/>
    <w:rsid w:val="5C0D773D"/>
    <w:rsid w:val="5C1093BB"/>
    <w:rsid w:val="5C1609B8"/>
    <w:rsid w:val="5C166DAF"/>
    <w:rsid w:val="5C18B04C"/>
    <w:rsid w:val="5C1BFB53"/>
    <w:rsid w:val="5C1EA4E5"/>
    <w:rsid w:val="5C28441B"/>
    <w:rsid w:val="5C2C4B8B"/>
    <w:rsid w:val="5C320E45"/>
    <w:rsid w:val="5C33348C"/>
    <w:rsid w:val="5C395245"/>
    <w:rsid w:val="5C3C363D"/>
    <w:rsid w:val="5C3E0E16"/>
    <w:rsid w:val="5C3E5489"/>
    <w:rsid w:val="5C40EB3C"/>
    <w:rsid w:val="5C433137"/>
    <w:rsid w:val="5C43694A"/>
    <w:rsid w:val="5C44A83C"/>
    <w:rsid w:val="5C460675"/>
    <w:rsid w:val="5C4868D1"/>
    <w:rsid w:val="5C491885"/>
    <w:rsid w:val="5C5156FA"/>
    <w:rsid w:val="5C519112"/>
    <w:rsid w:val="5C55BD7B"/>
    <w:rsid w:val="5C57A5F8"/>
    <w:rsid w:val="5C5B3205"/>
    <w:rsid w:val="5C5DE88C"/>
    <w:rsid w:val="5C64DA21"/>
    <w:rsid w:val="5C676C12"/>
    <w:rsid w:val="5C6DDDB6"/>
    <w:rsid w:val="5C704C66"/>
    <w:rsid w:val="5C70598E"/>
    <w:rsid w:val="5C706B8D"/>
    <w:rsid w:val="5C762FFA"/>
    <w:rsid w:val="5C78C850"/>
    <w:rsid w:val="5C7D585D"/>
    <w:rsid w:val="5C7E2786"/>
    <w:rsid w:val="5C7EBA1E"/>
    <w:rsid w:val="5C7FED35"/>
    <w:rsid w:val="5C822FEE"/>
    <w:rsid w:val="5C834CAA"/>
    <w:rsid w:val="5C8A6C7D"/>
    <w:rsid w:val="5C8AA9BD"/>
    <w:rsid w:val="5C8EAF60"/>
    <w:rsid w:val="5C978F53"/>
    <w:rsid w:val="5C9897BD"/>
    <w:rsid w:val="5C9C7117"/>
    <w:rsid w:val="5C9C9201"/>
    <w:rsid w:val="5CAB2AC0"/>
    <w:rsid w:val="5CAC4C38"/>
    <w:rsid w:val="5CAEE6AF"/>
    <w:rsid w:val="5CAF6B55"/>
    <w:rsid w:val="5CB0C05B"/>
    <w:rsid w:val="5CBAC064"/>
    <w:rsid w:val="5CBAC768"/>
    <w:rsid w:val="5CBAD9D2"/>
    <w:rsid w:val="5CBB0621"/>
    <w:rsid w:val="5CBBF767"/>
    <w:rsid w:val="5CC07506"/>
    <w:rsid w:val="5CC0902B"/>
    <w:rsid w:val="5CC1EF75"/>
    <w:rsid w:val="5CC32278"/>
    <w:rsid w:val="5CC43C53"/>
    <w:rsid w:val="5CCA6265"/>
    <w:rsid w:val="5CCB0185"/>
    <w:rsid w:val="5CCB2EB0"/>
    <w:rsid w:val="5CCBD539"/>
    <w:rsid w:val="5CCD34E1"/>
    <w:rsid w:val="5CCDD934"/>
    <w:rsid w:val="5CCE4786"/>
    <w:rsid w:val="5CCFC900"/>
    <w:rsid w:val="5CD038CC"/>
    <w:rsid w:val="5CD0F6A7"/>
    <w:rsid w:val="5CD1B233"/>
    <w:rsid w:val="5CD23D47"/>
    <w:rsid w:val="5CD36A6F"/>
    <w:rsid w:val="5CD6F23F"/>
    <w:rsid w:val="5CDC084D"/>
    <w:rsid w:val="5CE01BBD"/>
    <w:rsid w:val="5CE2AEFA"/>
    <w:rsid w:val="5CE2BC13"/>
    <w:rsid w:val="5CE488D5"/>
    <w:rsid w:val="5CE95170"/>
    <w:rsid w:val="5CEAF1E3"/>
    <w:rsid w:val="5CEE1DDE"/>
    <w:rsid w:val="5CF11DA1"/>
    <w:rsid w:val="5CF4052D"/>
    <w:rsid w:val="5CF63D3F"/>
    <w:rsid w:val="5CF81742"/>
    <w:rsid w:val="5CF9D3AF"/>
    <w:rsid w:val="5CFA2879"/>
    <w:rsid w:val="5D00E256"/>
    <w:rsid w:val="5D026A2A"/>
    <w:rsid w:val="5D0679E9"/>
    <w:rsid w:val="5D08031C"/>
    <w:rsid w:val="5D0E36A7"/>
    <w:rsid w:val="5D0EEDEC"/>
    <w:rsid w:val="5D102F95"/>
    <w:rsid w:val="5D14048B"/>
    <w:rsid w:val="5D14C837"/>
    <w:rsid w:val="5D158EBA"/>
    <w:rsid w:val="5D1BFF6B"/>
    <w:rsid w:val="5D22FD78"/>
    <w:rsid w:val="5D24E868"/>
    <w:rsid w:val="5D25550F"/>
    <w:rsid w:val="5D273EC5"/>
    <w:rsid w:val="5D291372"/>
    <w:rsid w:val="5D2FC98B"/>
    <w:rsid w:val="5D35794A"/>
    <w:rsid w:val="5D388771"/>
    <w:rsid w:val="5D3942AD"/>
    <w:rsid w:val="5D3A0634"/>
    <w:rsid w:val="5D3A91C0"/>
    <w:rsid w:val="5D42B11C"/>
    <w:rsid w:val="5D4343D0"/>
    <w:rsid w:val="5D49E8CB"/>
    <w:rsid w:val="5D5121D1"/>
    <w:rsid w:val="5D52048D"/>
    <w:rsid w:val="5D52C8EF"/>
    <w:rsid w:val="5D5333E8"/>
    <w:rsid w:val="5D565AE6"/>
    <w:rsid w:val="5D56D9E6"/>
    <w:rsid w:val="5D5956B9"/>
    <w:rsid w:val="5D5A9737"/>
    <w:rsid w:val="5D5AC97D"/>
    <w:rsid w:val="5D5DB82F"/>
    <w:rsid w:val="5D5FF820"/>
    <w:rsid w:val="5D67BC68"/>
    <w:rsid w:val="5D6AF499"/>
    <w:rsid w:val="5D6D9F58"/>
    <w:rsid w:val="5D737B35"/>
    <w:rsid w:val="5D783352"/>
    <w:rsid w:val="5D7E2235"/>
    <w:rsid w:val="5D7EA228"/>
    <w:rsid w:val="5D81F13A"/>
    <w:rsid w:val="5D863233"/>
    <w:rsid w:val="5D87A80B"/>
    <w:rsid w:val="5D8DD56F"/>
    <w:rsid w:val="5D944347"/>
    <w:rsid w:val="5D95FC88"/>
    <w:rsid w:val="5D96305A"/>
    <w:rsid w:val="5DA248E5"/>
    <w:rsid w:val="5DA474C6"/>
    <w:rsid w:val="5DA48EEC"/>
    <w:rsid w:val="5DA7FE96"/>
    <w:rsid w:val="5DAD2932"/>
    <w:rsid w:val="5DADB09A"/>
    <w:rsid w:val="5DAEBF2E"/>
    <w:rsid w:val="5DB233FB"/>
    <w:rsid w:val="5DBD78DA"/>
    <w:rsid w:val="5DC36F50"/>
    <w:rsid w:val="5DC6DBA6"/>
    <w:rsid w:val="5DC74225"/>
    <w:rsid w:val="5DC882E9"/>
    <w:rsid w:val="5DCB3B23"/>
    <w:rsid w:val="5DCB8779"/>
    <w:rsid w:val="5DCF6003"/>
    <w:rsid w:val="5DD03596"/>
    <w:rsid w:val="5DD0966C"/>
    <w:rsid w:val="5DD53D25"/>
    <w:rsid w:val="5DDB923F"/>
    <w:rsid w:val="5DDDABBA"/>
    <w:rsid w:val="5DE1F336"/>
    <w:rsid w:val="5DE3CE4D"/>
    <w:rsid w:val="5DE43E2D"/>
    <w:rsid w:val="5DE8C6AA"/>
    <w:rsid w:val="5DF2C025"/>
    <w:rsid w:val="5DF8E9D4"/>
    <w:rsid w:val="5DFA71B6"/>
    <w:rsid w:val="5DFA9B55"/>
    <w:rsid w:val="5DFB43DC"/>
    <w:rsid w:val="5DFBDA18"/>
    <w:rsid w:val="5DFD451F"/>
    <w:rsid w:val="5DFD7D9F"/>
    <w:rsid w:val="5E006EEA"/>
    <w:rsid w:val="5E012F27"/>
    <w:rsid w:val="5E020BE4"/>
    <w:rsid w:val="5E06F479"/>
    <w:rsid w:val="5E0A95B1"/>
    <w:rsid w:val="5E0B3BA1"/>
    <w:rsid w:val="5E0DAA96"/>
    <w:rsid w:val="5E113D38"/>
    <w:rsid w:val="5E145B73"/>
    <w:rsid w:val="5E1950E5"/>
    <w:rsid w:val="5E1AC220"/>
    <w:rsid w:val="5E1B6A5A"/>
    <w:rsid w:val="5E1E0E0A"/>
    <w:rsid w:val="5E21D1D0"/>
    <w:rsid w:val="5E22DB87"/>
    <w:rsid w:val="5E232FB5"/>
    <w:rsid w:val="5E241648"/>
    <w:rsid w:val="5E272963"/>
    <w:rsid w:val="5E27470A"/>
    <w:rsid w:val="5E2E305D"/>
    <w:rsid w:val="5E2E5D85"/>
    <w:rsid w:val="5E2EC156"/>
    <w:rsid w:val="5E307A74"/>
    <w:rsid w:val="5E308FEB"/>
    <w:rsid w:val="5E32E33D"/>
    <w:rsid w:val="5E33C609"/>
    <w:rsid w:val="5E341C53"/>
    <w:rsid w:val="5E344D83"/>
    <w:rsid w:val="5E358155"/>
    <w:rsid w:val="5E366B04"/>
    <w:rsid w:val="5E37EB8F"/>
    <w:rsid w:val="5E3E9DE5"/>
    <w:rsid w:val="5E413AD1"/>
    <w:rsid w:val="5E41AE29"/>
    <w:rsid w:val="5E460301"/>
    <w:rsid w:val="5E4635FD"/>
    <w:rsid w:val="5E463BEE"/>
    <w:rsid w:val="5E47282A"/>
    <w:rsid w:val="5E49FB7A"/>
    <w:rsid w:val="5E635C3F"/>
    <w:rsid w:val="5E639815"/>
    <w:rsid w:val="5E6423ED"/>
    <w:rsid w:val="5E64679A"/>
    <w:rsid w:val="5E6F2AB3"/>
    <w:rsid w:val="5E758EAE"/>
    <w:rsid w:val="5E768164"/>
    <w:rsid w:val="5E77A1C0"/>
    <w:rsid w:val="5E7A1D46"/>
    <w:rsid w:val="5E7CE9D2"/>
    <w:rsid w:val="5E7DA4A0"/>
    <w:rsid w:val="5E82368A"/>
    <w:rsid w:val="5E84CB82"/>
    <w:rsid w:val="5E872AE8"/>
    <w:rsid w:val="5E8B4B71"/>
    <w:rsid w:val="5E8BC62F"/>
    <w:rsid w:val="5E8D1CEF"/>
    <w:rsid w:val="5E8F6784"/>
    <w:rsid w:val="5E907EA5"/>
    <w:rsid w:val="5E913309"/>
    <w:rsid w:val="5E933ACC"/>
    <w:rsid w:val="5E948E62"/>
    <w:rsid w:val="5E992F19"/>
    <w:rsid w:val="5E9ABC1F"/>
    <w:rsid w:val="5E9C2630"/>
    <w:rsid w:val="5E9D9F69"/>
    <w:rsid w:val="5EA1D121"/>
    <w:rsid w:val="5EA63A36"/>
    <w:rsid w:val="5EA7EDCA"/>
    <w:rsid w:val="5EAB2324"/>
    <w:rsid w:val="5EABA06A"/>
    <w:rsid w:val="5EAC65F8"/>
    <w:rsid w:val="5EAE1DE8"/>
    <w:rsid w:val="5EB1C1BD"/>
    <w:rsid w:val="5EBC995F"/>
    <w:rsid w:val="5EBE7FEE"/>
    <w:rsid w:val="5EC19D80"/>
    <w:rsid w:val="5EC65613"/>
    <w:rsid w:val="5ECE7F08"/>
    <w:rsid w:val="5ED5F4B1"/>
    <w:rsid w:val="5EDFC66E"/>
    <w:rsid w:val="5EE298B6"/>
    <w:rsid w:val="5EE2DE16"/>
    <w:rsid w:val="5EE58E62"/>
    <w:rsid w:val="5EED6FDB"/>
    <w:rsid w:val="5EEF30C8"/>
    <w:rsid w:val="5EEFB675"/>
    <w:rsid w:val="5EF0475C"/>
    <w:rsid w:val="5EF1A620"/>
    <w:rsid w:val="5EF5CC42"/>
    <w:rsid w:val="5F000E5E"/>
    <w:rsid w:val="5F026B71"/>
    <w:rsid w:val="5F05CC08"/>
    <w:rsid w:val="5F076352"/>
    <w:rsid w:val="5F0A50AD"/>
    <w:rsid w:val="5F0B68A7"/>
    <w:rsid w:val="5F0BB745"/>
    <w:rsid w:val="5F0E0747"/>
    <w:rsid w:val="5F0EA7D8"/>
    <w:rsid w:val="5F0FB525"/>
    <w:rsid w:val="5F10019D"/>
    <w:rsid w:val="5F11DDF5"/>
    <w:rsid w:val="5F13AC4C"/>
    <w:rsid w:val="5F13F526"/>
    <w:rsid w:val="5F1611C4"/>
    <w:rsid w:val="5F18BB93"/>
    <w:rsid w:val="5F1D7D47"/>
    <w:rsid w:val="5F20F248"/>
    <w:rsid w:val="5F210964"/>
    <w:rsid w:val="5F219CF1"/>
    <w:rsid w:val="5F22690B"/>
    <w:rsid w:val="5F241CDA"/>
    <w:rsid w:val="5F26EDF3"/>
    <w:rsid w:val="5F278015"/>
    <w:rsid w:val="5F2A1669"/>
    <w:rsid w:val="5F2BBB7F"/>
    <w:rsid w:val="5F2E6DC8"/>
    <w:rsid w:val="5F36EA73"/>
    <w:rsid w:val="5F3A644B"/>
    <w:rsid w:val="5F3B6043"/>
    <w:rsid w:val="5F3FF7C3"/>
    <w:rsid w:val="5F431041"/>
    <w:rsid w:val="5F451EED"/>
    <w:rsid w:val="5F479E51"/>
    <w:rsid w:val="5F4C4809"/>
    <w:rsid w:val="5F4CD7DA"/>
    <w:rsid w:val="5F4FD589"/>
    <w:rsid w:val="5F5146C4"/>
    <w:rsid w:val="5F5D1BDB"/>
    <w:rsid w:val="5F617800"/>
    <w:rsid w:val="5F63786B"/>
    <w:rsid w:val="5F67B5EC"/>
    <w:rsid w:val="5F693C7B"/>
    <w:rsid w:val="5F6F70F8"/>
    <w:rsid w:val="5F72FECF"/>
    <w:rsid w:val="5F747EDC"/>
    <w:rsid w:val="5F757C72"/>
    <w:rsid w:val="5F772851"/>
    <w:rsid w:val="5F78D4B1"/>
    <w:rsid w:val="5F7902BB"/>
    <w:rsid w:val="5F7C1EAA"/>
    <w:rsid w:val="5F7CE8F3"/>
    <w:rsid w:val="5F889A5C"/>
    <w:rsid w:val="5F931CEE"/>
    <w:rsid w:val="5F9421A0"/>
    <w:rsid w:val="5F987CC0"/>
    <w:rsid w:val="5F9B26F6"/>
    <w:rsid w:val="5F9C321C"/>
    <w:rsid w:val="5F9F3657"/>
    <w:rsid w:val="5FA4EA7E"/>
    <w:rsid w:val="5FA4FDC5"/>
    <w:rsid w:val="5FA873FE"/>
    <w:rsid w:val="5FAC26B4"/>
    <w:rsid w:val="5FB068B1"/>
    <w:rsid w:val="5FB4C833"/>
    <w:rsid w:val="5FC1148A"/>
    <w:rsid w:val="5FC1B84C"/>
    <w:rsid w:val="5FC53069"/>
    <w:rsid w:val="5FC7EFD7"/>
    <w:rsid w:val="5FC9C4B0"/>
    <w:rsid w:val="5FD1A62E"/>
    <w:rsid w:val="5FDAF5B2"/>
    <w:rsid w:val="5FDFCC3C"/>
    <w:rsid w:val="5FE2702C"/>
    <w:rsid w:val="5FE57880"/>
    <w:rsid w:val="5FE75736"/>
    <w:rsid w:val="5FE80A2E"/>
    <w:rsid w:val="5FEDD84F"/>
    <w:rsid w:val="5FF00B30"/>
    <w:rsid w:val="5FF12710"/>
    <w:rsid w:val="5FF372EA"/>
    <w:rsid w:val="5FF7E061"/>
    <w:rsid w:val="5FF93DE6"/>
    <w:rsid w:val="5FFD7DBA"/>
    <w:rsid w:val="5FFFBD1D"/>
    <w:rsid w:val="6006470E"/>
    <w:rsid w:val="600A2FD5"/>
    <w:rsid w:val="600CB563"/>
    <w:rsid w:val="600FF2C3"/>
    <w:rsid w:val="60103734"/>
    <w:rsid w:val="6015E465"/>
    <w:rsid w:val="601694A9"/>
    <w:rsid w:val="60186F80"/>
    <w:rsid w:val="601D0A3A"/>
    <w:rsid w:val="602103DB"/>
    <w:rsid w:val="602A3C9E"/>
    <w:rsid w:val="602A9EE4"/>
    <w:rsid w:val="602CF365"/>
    <w:rsid w:val="60313A49"/>
    <w:rsid w:val="6038CB57"/>
    <w:rsid w:val="603BB0C1"/>
    <w:rsid w:val="603E4494"/>
    <w:rsid w:val="60437A84"/>
    <w:rsid w:val="60443E21"/>
    <w:rsid w:val="60451049"/>
    <w:rsid w:val="6046B463"/>
    <w:rsid w:val="60493D0F"/>
    <w:rsid w:val="604C63C4"/>
    <w:rsid w:val="604EC891"/>
    <w:rsid w:val="604EFE09"/>
    <w:rsid w:val="60543D2D"/>
    <w:rsid w:val="6057BB40"/>
    <w:rsid w:val="605A1CC8"/>
    <w:rsid w:val="605F8D30"/>
    <w:rsid w:val="605FCB78"/>
    <w:rsid w:val="6060316B"/>
    <w:rsid w:val="606322BA"/>
    <w:rsid w:val="606629EF"/>
    <w:rsid w:val="6066B808"/>
    <w:rsid w:val="606B7EB3"/>
    <w:rsid w:val="606C9755"/>
    <w:rsid w:val="606DFE49"/>
    <w:rsid w:val="6073F88E"/>
    <w:rsid w:val="607647A9"/>
    <w:rsid w:val="607BB55E"/>
    <w:rsid w:val="607D31BC"/>
    <w:rsid w:val="607D41F9"/>
    <w:rsid w:val="608110D0"/>
    <w:rsid w:val="6083D9FC"/>
    <w:rsid w:val="608FFE27"/>
    <w:rsid w:val="609794B6"/>
    <w:rsid w:val="609814FD"/>
    <w:rsid w:val="609C4B31"/>
    <w:rsid w:val="609DC34D"/>
    <w:rsid w:val="60A6312C"/>
    <w:rsid w:val="60A9B250"/>
    <w:rsid w:val="60AFF330"/>
    <w:rsid w:val="60B16749"/>
    <w:rsid w:val="60B546BC"/>
    <w:rsid w:val="60B8C4D9"/>
    <w:rsid w:val="60C504B7"/>
    <w:rsid w:val="60CA5E31"/>
    <w:rsid w:val="60CCF0C1"/>
    <w:rsid w:val="60CEFC50"/>
    <w:rsid w:val="60CF5F55"/>
    <w:rsid w:val="60D113E9"/>
    <w:rsid w:val="60D1236A"/>
    <w:rsid w:val="60D227F7"/>
    <w:rsid w:val="60D33A36"/>
    <w:rsid w:val="60D7CD95"/>
    <w:rsid w:val="60D7F6C5"/>
    <w:rsid w:val="60D9377B"/>
    <w:rsid w:val="60DB05F7"/>
    <w:rsid w:val="60DB27D6"/>
    <w:rsid w:val="60DC782A"/>
    <w:rsid w:val="60DCAD00"/>
    <w:rsid w:val="60DCF52B"/>
    <w:rsid w:val="60E9480A"/>
    <w:rsid w:val="60E97D04"/>
    <w:rsid w:val="60ECF428"/>
    <w:rsid w:val="60EE5E28"/>
    <w:rsid w:val="60F11798"/>
    <w:rsid w:val="60F1CD5F"/>
    <w:rsid w:val="60F460DD"/>
    <w:rsid w:val="60F7F1C3"/>
    <w:rsid w:val="60F9FD05"/>
    <w:rsid w:val="6104DE65"/>
    <w:rsid w:val="610D8529"/>
    <w:rsid w:val="610EF079"/>
    <w:rsid w:val="610F1836"/>
    <w:rsid w:val="6112EADD"/>
    <w:rsid w:val="6115DB42"/>
    <w:rsid w:val="61190965"/>
    <w:rsid w:val="611B26B2"/>
    <w:rsid w:val="611E47EB"/>
    <w:rsid w:val="611EAC92"/>
    <w:rsid w:val="611EC56F"/>
    <w:rsid w:val="6122CEBA"/>
    <w:rsid w:val="61253857"/>
    <w:rsid w:val="6125A35A"/>
    <w:rsid w:val="6128915B"/>
    <w:rsid w:val="612A7FA3"/>
    <w:rsid w:val="612E539B"/>
    <w:rsid w:val="612E81D5"/>
    <w:rsid w:val="6133D3C8"/>
    <w:rsid w:val="61341B46"/>
    <w:rsid w:val="6134516F"/>
    <w:rsid w:val="6137B175"/>
    <w:rsid w:val="6138C982"/>
    <w:rsid w:val="61395784"/>
    <w:rsid w:val="613BD003"/>
    <w:rsid w:val="613E2226"/>
    <w:rsid w:val="6142CADA"/>
    <w:rsid w:val="614AD738"/>
    <w:rsid w:val="6150FE82"/>
    <w:rsid w:val="615D1697"/>
    <w:rsid w:val="6161FB11"/>
    <w:rsid w:val="616649D3"/>
    <w:rsid w:val="616DE3AB"/>
    <w:rsid w:val="616E06AD"/>
    <w:rsid w:val="6176D696"/>
    <w:rsid w:val="6185606E"/>
    <w:rsid w:val="61872F2E"/>
    <w:rsid w:val="6189CA6D"/>
    <w:rsid w:val="618DB29B"/>
    <w:rsid w:val="618E1BB2"/>
    <w:rsid w:val="61914E11"/>
    <w:rsid w:val="619261A3"/>
    <w:rsid w:val="61943EDC"/>
    <w:rsid w:val="61998ABC"/>
    <w:rsid w:val="619A00D2"/>
    <w:rsid w:val="619D20CA"/>
    <w:rsid w:val="619E085B"/>
    <w:rsid w:val="619E4448"/>
    <w:rsid w:val="619F792D"/>
    <w:rsid w:val="61A3C114"/>
    <w:rsid w:val="61A5C310"/>
    <w:rsid w:val="61AA2CE0"/>
    <w:rsid w:val="61AE5BEC"/>
    <w:rsid w:val="61AF0CF6"/>
    <w:rsid w:val="61B2B46B"/>
    <w:rsid w:val="61B86AFE"/>
    <w:rsid w:val="61B903A1"/>
    <w:rsid w:val="61BBEC37"/>
    <w:rsid w:val="61BD3B14"/>
    <w:rsid w:val="61BFC12B"/>
    <w:rsid w:val="61C07966"/>
    <w:rsid w:val="61C5F6A7"/>
    <w:rsid w:val="61CA0F77"/>
    <w:rsid w:val="61D22B0B"/>
    <w:rsid w:val="61D26444"/>
    <w:rsid w:val="61D83835"/>
    <w:rsid w:val="61D8BC3F"/>
    <w:rsid w:val="61D8F6C1"/>
    <w:rsid w:val="61D913B9"/>
    <w:rsid w:val="61DC2CB3"/>
    <w:rsid w:val="61DE0AEC"/>
    <w:rsid w:val="61DFAF8C"/>
    <w:rsid w:val="61E070C8"/>
    <w:rsid w:val="61E0910E"/>
    <w:rsid w:val="61E1AA1A"/>
    <w:rsid w:val="61E287BB"/>
    <w:rsid w:val="61F3C29A"/>
    <w:rsid w:val="61F6DE86"/>
    <w:rsid w:val="61FD0A9E"/>
    <w:rsid w:val="61FDAF09"/>
    <w:rsid w:val="62044568"/>
    <w:rsid w:val="62076AAE"/>
    <w:rsid w:val="62081E90"/>
    <w:rsid w:val="620A37E4"/>
    <w:rsid w:val="620E40A8"/>
    <w:rsid w:val="620F97A9"/>
    <w:rsid w:val="6211C52C"/>
    <w:rsid w:val="62129F51"/>
    <w:rsid w:val="62156721"/>
    <w:rsid w:val="6216EFC2"/>
    <w:rsid w:val="62176BBA"/>
    <w:rsid w:val="621903E8"/>
    <w:rsid w:val="62250AAE"/>
    <w:rsid w:val="6225A175"/>
    <w:rsid w:val="62289806"/>
    <w:rsid w:val="622B6FA9"/>
    <w:rsid w:val="622DC93D"/>
    <w:rsid w:val="622E2C68"/>
    <w:rsid w:val="623160E8"/>
    <w:rsid w:val="623292E6"/>
    <w:rsid w:val="62331F11"/>
    <w:rsid w:val="6238E142"/>
    <w:rsid w:val="623D5184"/>
    <w:rsid w:val="623E8D35"/>
    <w:rsid w:val="62434CDB"/>
    <w:rsid w:val="6247928F"/>
    <w:rsid w:val="6247D669"/>
    <w:rsid w:val="624823DB"/>
    <w:rsid w:val="624F027C"/>
    <w:rsid w:val="62502B37"/>
    <w:rsid w:val="6252B1A4"/>
    <w:rsid w:val="6255143E"/>
    <w:rsid w:val="625698DA"/>
    <w:rsid w:val="6259E160"/>
    <w:rsid w:val="625FAF73"/>
    <w:rsid w:val="625FC8FA"/>
    <w:rsid w:val="62675723"/>
    <w:rsid w:val="62692B51"/>
    <w:rsid w:val="626FBEC0"/>
    <w:rsid w:val="62707BF9"/>
    <w:rsid w:val="62723581"/>
    <w:rsid w:val="627ACE00"/>
    <w:rsid w:val="627CCF83"/>
    <w:rsid w:val="627CD64A"/>
    <w:rsid w:val="6280A0DA"/>
    <w:rsid w:val="6281D9E7"/>
    <w:rsid w:val="6282B85F"/>
    <w:rsid w:val="62835A85"/>
    <w:rsid w:val="628A1CDF"/>
    <w:rsid w:val="628B3F89"/>
    <w:rsid w:val="628B5A57"/>
    <w:rsid w:val="628CCFB8"/>
    <w:rsid w:val="6293F60B"/>
    <w:rsid w:val="6298932A"/>
    <w:rsid w:val="629AE619"/>
    <w:rsid w:val="62A08647"/>
    <w:rsid w:val="62A1E81D"/>
    <w:rsid w:val="62A38FDE"/>
    <w:rsid w:val="62A577B9"/>
    <w:rsid w:val="62A9F691"/>
    <w:rsid w:val="62BB4750"/>
    <w:rsid w:val="62BBA4BF"/>
    <w:rsid w:val="62C1B4E6"/>
    <w:rsid w:val="62C2AF2D"/>
    <w:rsid w:val="62C4BBF5"/>
    <w:rsid w:val="62C5610E"/>
    <w:rsid w:val="62C88FA8"/>
    <w:rsid w:val="62C91A78"/>
    <w:rsid w:val="62C9580E"/>
    <w:rsid w:val="62CC0CC1"/>
    <w:rsid w:val="62CE1BF6"/>
    <w:rsid w:val="62D2449E"/>
    <w:rsid w:val="62D2F2DF"/>
    <w:rsid w:val="62D42E09"/>
    <w:rsid w:val="62D479C1"/>
    <w:rsid w:val="62DB2C39"/>
    <w:rsid w:val="62DEDB81"/>
    <w:rsid w:val="62DEFD76"/>
    <w:rsid w:val="62DF7911"/>
    <w:rsid w:val="62E2CB84"/>
    <w:rsid w:val="62E352DC"/>
    <w:rsid w:val="62E3B607"/>
    <w:rsid w:val="62E3BD16"/>
    <w:rsid w:val="62EB1C31"/>
    <w:rsid w:val="62EB538D"/>
    <w:rsid w:val="62EBA933"/>
    <w:rsid w:val="62EBCD29"/>
    <w:rsid w:val="62F08A57"/>
    <w:rsid w:val="62F192F1"/>
    <w:rsid w:val="62F451B0"/>
    <w:rsid w:val="62F7D725"/>
    <w:rsid w:val="62FAB08A"/>
    <w:rsid w:val="6307A897"/>
    <w:rsid w:val="63110242"/>
    <w:rsid w:val="63125CFB"/>
    <w:rsid w:val="6316A415"/>
    <w:rsid w:val="631997BC"/>
    <w:rsid w:val="631CDBE6"/>
    <w:rsid w:val="6324791C"/>
    <w:rsid w:val="6326BA80"/>
    <w:rsid w:val="6326D2B0"/>
    <w:rsid w:val="632BCA49"/>
    <w:rsid w:val="632D301C"/>
    <w:rsid w:val="632D5183"/>
    <w:rsid w:val="63357504"/>
    <w:rsid w:val="63397DEE"/>
    <w:rsid w:val="6339ECE9"/>
    <w:rsid w:val="633D6DAD"/>
    <w:rsid w:val="633EDFFB"/>
    <w:rsid w:val="6340005A"/>
    <w:rsid w:val="63402A9E"/>
    <w:rsid w:val="6340FDE8"/>
    <w:rsid w:val="6342C070"/>
    <w:rsid w:val="63443495"/>
    <w:rsid w:val="6344F43C"/>
    <w:rsid w:val="63471055"/>
    <w:rsid w:val="6348BE35"/>
    <w:rsid w:val="634CC1B9"/>
    <w:rsid w:val="634EE712"/>
    <w:rsid w:val="634FEB84"/>
    <w:rsid w:val="63504619"/>
    <w:rsid w:val="63507309"/>
    <w:rsid w:val="6353E31D"/>
    <w:rsid w:val="6359D592"/>
    <w:rsid w:val="635A2413"/>
    <w:rsid w:val="635E30F2"/>
    <w:rsid w:val="63607B48"/>
    <w:rsid w:val="6361BD23"/>
    <w:rsid w:val="63685B31"/>
    <w:rsid w:val="636C0A83"/>
    <w:rsid w:val="636EAC5D"/>
    <w:rsid w:val="6375E420"/>
    <w:rsid w:val="6378AC65"/>
    <w:rsid w:val="637AE875"/>
    <w:rsid w:val="637F746D"/>
    <w:rsid w:val="6380F9E0"/>
    <w:rsid w:val="6382637E"/>
    <w:rsid w:val="63846FDE"/>
    <w:rsid w:val="6389B75A"/>
    <w:rsid w:val="63917B54"/>
    <w:rsid w:val="639655B7"/>
    <w:rsid w:val="639E83CD"/>
    <w:rsid w:val="639F6CE7"/>
    <w:rsid w:val="63A3A08F"/>
    <w:rsid w:val="63AAAE49"/>
    <w:rsid w:val="63AFA0AC"/>
    <w:rsid w:val="63AFA6CE"/>
    <w:rsid w:val="63BE3E8F"/>
    <w:rsid w:val="63BE72E1"/>
    <w:rsid w:val="63CDC6BF"/>
    <w:rsid w:val="63CED839"/>
    <w:rsid w:val="63D1A009"/>
    <w:rsid w:val="63D6006E"/>
    <w:rsid w:val="63D64649"/>
    <w:rsid w:val="63D6473F"/>
    <w:rsid w:val="63D67F7F"/>
    <w:rsid w:val="63D78AC8"/>
    <w:rsid w:val="63DB011E"/>
    <w:rsid w:val="63DC8D50"/>
    <w:rsid w:val="63DD79E6"/>
    <w:rsid w:val="63E162B0"/>
    <w:rsid w:val="63E4440A"/>
    <w:rsid w:val="63E8DE2E"/>
    <w:rsid w:val="63EB4A5E"/>
    <w:rsid w:val="63F5AAFA"/>
    <w:rsid w:val="63F6EC0B"/>
    <w:rsid w:val="63FA7379"/>
    <w:rsid w:val="63FC37C9"/>
    <w:rsid w:val="63FD283C"/>
    <w:rsid w:val="63FDD7D9"/>
    <w:rsid w:val="63FECC32"/>
    <w:rsid w:val="64022553"/>
    <w:rsid w:val="64062820"/>
    <w:rsid w:val="640DE78D"/>
    <w:rsid w:val="6417F03A"/>
    <w:rsid w:val="64187DA9"/>
    <w:rsid w:val="64190865"/>
    <w:rsid w:val="641B175B"/>
    <w:rsid w:val="641B7DAD"/>
    <w:rsid w:val="642B0590"/>
    <w:rsid w:val="64319C7D"/>
    <w:rsid w:val="64326B4D"/>
    <w:rsid w:val="6432EF3A"/>
    <w:rsid w:val="6436C4C7"/>
    <w:rsid w:val="6439BC63"/>
    <w:rsid w:val="643ABCDE"/>
    <w:rsid w:val="643C88B2"/>
    <w:rsid w:val="644172FE"/>
    <w:rsid w:val="6442E0DD"/>
    <w:rsid w:val="6445B17F"/>
    <w:rsid w:val="6445C6F2"/>
    <w:rsid w:val="6449279A"/>
    <w:rsid w:val="644A8C72"/>
    <w:rsid w:val="644C2609"/>
    <w:rsid w:val="6453E3B7"/>
    <w:rsid w:val="64561A83"/>
    <w:rsid w:val="6456B30A"/>
    <w:rsid w:val="645A28FA"/>
    <w:rsid w:val="645CCD5C"/>
    <w:rsid w:val="646127EA"/>
    <w:rsid w:val="6461CCFB"/>
    <w:rsid w:val="6466FDAC"/>
    <w:rsid w:val="64713D23"/>
    <w:rsid w:val="6471F251"/>
    <w:rsid w:val="6474BDAD"/>
    <w:rsid w:val="6475328D"/>
    <w:rsid w:val="64756E05"/>
    <w:rsid w:val="647C8082"/>
    <w:rsid w:val="647E4127"/>
    <w:rsid w:val="648A3174"/>
    <w:rsid w:val="648C2EB3"/>
    <w:rsid w:val="648FC050"/>
    <w:rsid w:val="649214BB"/>
    <w:rsid w:val="6493A1F1"/>
    <w:rsid w:val="6493A786"/>
    <w:rsid w:val="64955DFD"/>
    <w:rsid w:val="6496F43F"/>
    <w:rsid w:val="64980BB2"/>
    <w:rsid w:val="6498A4D1"/>
    <w:rsid w:val="64A58EC2"/>
    <w:rsid w:val="64A8CAAF"/>
    <w:rsid w:val="64AA7AA9"/>
    <w:rsid w:val="64AE7758"/>
    <w:rsid w:val="64B0F9BF"/>
    <w:rsid w:val="64B17180"/>
    <w:rsid w:val="64B337E8"/>
    <w:rsid w:val="64B990DC"/>
    <w:rsid w:val="64B9B4F3"/>
    <w:rsid w:val="64BCF573"/>
    <w:rsid w:val="64BE80B7"/>
    <w:rsid w:val="64BF4763"/>
    <w:rsid w:val="64CD815E"/>
    <w:rsid w:val="64CDBC92"/>
    <w:rsid w:val="64D1EFA3"/>
    <w:rsid w:val="64D28976"/>
    <w:rsid w:val="64D45D30"/>
    <w:rsid w:val="64D91E64"/>
    <w:rsid w:val="64DA34AD"/>
    <w:rsid w:val="64DC7208"/>
    <w:rsid w:val="64DE9954"/>
    <w:rsid w:val="64E4DCC4"/>
    <w:rsid w:val="64E4F5F7"/>
    <w:rsid w:val="64EAEA44"/>
    <w:rsid w:val="64EC968B"/>
    <w:rsid w:val="64F13192"/>
    <w:rsid w:val="64F6C891"/>
    <w:rsid w:val="64F79544"/>
    <w:rsid w:val="64FAB307"/>
    <w:rsid w:val="64FDBA86"/>
    <w:rsid w:val="64FFE2FF"/>
    <w:rsid w:val="65053057"/>
    <w:rsid w:val="650B6F92"/>
    <w:rsid w:val="650EFAB7"/>
    <w:rsid w:val="6514BB2F"/>
    <w:rsid w:val="652517AA"/>
    <w:rsid w:val="6525A755"/>
    <w:rsid w:val="652805CD"/>
    <w:rsid w:val="652C968B"/>
    <w:rsid w:val="652CB695"/>
    <w:rsid w:val="652D7103"/>
    <w:rsid w:val="652D8353"/>
    <w:rsid w:val="652F6F4E"/>
    <w:rsid w:val="65311613"/>
    <w:rsid w:val="653204CE"/>
    <w:rsid w:val="65341B1B"/>
    <w:rsid w:val="6535A9FB"/>
    <w:rsid w:val="65383830"/>
    <w:rsid w:val="653A139E"/>
    <w:rsid w:val="653B1701"/>
    <w:rsid w:val="653BF6D6"/>
    <w:rsid w:val="653FBD49"/>
    <w:rsid w:val="65433BE2"/>
    <w:rsid w:val="654753B5"/>
    <w:rsid w:val="654DE739"/>
    <w:rsid w:val="655074BC"/>
    <w:rsid w:val="6552D893"/>
    <w:rsid w:val="655823F0"/>
    <w:rsid w:val="655850F9"/>
    <w:rsid w:val="655979BD"/>
    <w:rsid w:val="655B027E"/>
    <w:rsid w:val="655C1EFF"/>
    <w:rsid w:val="655DCBFC"/>
    <w:rsid w:val="655F2E4B"/>
    <w:rsid w:val="65626028"/>
    <w:rsid w:val="6566C08C"/>
    <w:rsid w:val="656760C1"/>
    <w:rsid w:val="656CA0C6"/>
    <w:rsid w:val="65714B52"/>
    <w:rsid w:val="657541E7"/>
    <w:rsid w:val="65762C78"/>
    <w:rsid w:val="65777B63"/>
    <w:rsid w:val="657BFA3A"/>
    <w:rsid w:val="657FB037"/>
    <w:rsid w:val="6581243E"/>
    <w:rsid w:val="6581D457"/>
    <w:rsid w:val="65834DA7"/>
    <w:rsid w:val="65872149"/>
    <w:rsid w:val="6588EAB0"/>
    <w:rsid w:val="658A0E0D"/>
    <w:rsid w:val="658A3612"/>
    <w:rsid w:val="658C580A"/>
    <w:rsid w:val="6594F118"/>
    <w:rsid w:val="65960C83"/>
    <w:rsid w:val="65991BC6"/>
    <w:rsid w:val="65A0C30C"/>
    <w:rsid w:val="65AE839C"/>
    <w:rsid w:val="65B05E81"/>
    <w:rsid w:val="65BB6D40"/>
    <w:rsid w:val="65BD9E44"/>
    <w:rsid w:val="65C0445A"/>
    <w:rsid w:val="65C4F7E2"/>
    <w:rsid w:val="65C50E31"/>
    <w:rsid w:val="65CBC7FF"/>
    <w:rsid w:val="65CFD2DF"/>
    <w:rsid w:val="65D16D74"/>
    <w:rsid w:val="65D3ACD9"/>
    <w:rsid w:val="65D4C773"/>
    <w:rsid w:val="65D59E5F"/>
    <w:rsid w:val="65D81586"/>
    <w:rsid w:val="65DAC6E1"/>
    <w:rsid w:val="65DD4D1D"/>
    <w:rsid w:val="65DFACAB"/>
    <w:rsid w:val="65EA880A"/>
    <w:rsid w:val="65ECB4E6"/>
    <w:rsid w:val="65EE2771"/>
    <w:rsid w:val="65EE6719"/>
    <w:rsid w:val="65FD505C"/>
    <w:rsid w:val="66026064"/>
    <w:rsid w:val="6602F5EA"/>
    <w:rsid w:val="66061022"/>
    <w:rsid w:val="660A6FE2"/>
    <w:rsid w:val="660C8BDC"/>
    <w:rsid w:val="66119F06"/>
    <w:rsid w:val="6614CA45"/>
    <w:rsid w:val="6616FBDB"/>
    <w:rsid w:val="661B1D69"/>
    <w:rsid w:val="661DEC47"/>
    <w:rsid w:val="661F22C1"/>
    <w:rsid w:val="661F46FF"/>
    <w:rsid w:val="66252CA5"/>
    <w:rsid w:val="6626734D"/>
    <w:rsid w:val="66272655"/>
    <w:rsid w:val="66277676"/>
    <w:rsid w:val="6630B5E8"/>
    <w:rsid w:val="66320A17"/>
    <w:rsid w:val="66345812"/>
    <w:rsid w:val="66378DF4"/>
    <w:rsid w:val="6638F666"/>
    <w:rsid w:val="6642E841"/>
    <w:rsid w:val="664361E5"/>
    <w:rsid w:val="66478027"/>
    <w:rsid w:val="6649123F"/>
    <w:rsid w:val="664921D0"/>
    <w:rsid w:val="664A478F"/>
    <w:rsid w:val="664D8FB0"/>
    <w:rsid w:val="66512BE2"/>
    <w:rsid w:val="6653EE3F"/>
    <w:rsid w:val="665466DD"/>
    <w:rsid w:val="6658A6DD"/>
    <w:rsid w:val="665B45C9"/>
    <w:rsid w:val="665F8D8D"/>
    <w:rsid w:val="6661F2ED"/>
    <w:rsid w:val="66640C5E"/>
    <w:rsid w:val="6665A5BD"/>
    <w:rsid w:val="66676E2A"/>
    <w:rsid w:val="666771BB"/>
    <w:rsid w:val="66683A0B"/>
    <w:rsid w:val="666B2FBA"/>
    <w:rsid w:val="666C7787"/>
    <w:rsid w:val="66754EF6"/>
    <w:rsid w:val="6676FA72"/>
    <w:rsid w:val="667BA928"/>
    <w:rsid w:val="667BC657"/>
    <w:rsid w:val="667ED657"/>
    <w:rsid w:val="66811C4B"/>
    <w:rsid w:val="66859794"/>
    <w:rsid w:val="66873E53"/>
    <w:rsid w:val="6693A163"/>
    <w:rsid w:val="669485F3"/>
    <w:rsid w:val="669511AC"/>
    <w:rsid w:val="6696692C"/>
    <w:rsid w:val="669830D2"/>
    <w:rsid w:val="669A80ED"/>
    <w:rsid w:val="669B2044"/>
    <w:rsid w:val="669B91B4"/>
    <w:rsid w:val="669F8F82"/>
    <w:rsid w:val="66A007CC"/>
    <w:rsid w:val="66A46A9D"/>
    <w:rsid w:val="66A96DBC"/>
    <w:rsid w:val="66AE73A0"/>
    <w:rsid w:val="66B3A3A7"/>
    <w:rsid w:val="66B978ED"/>
    <w:rsid w:val="66BC9164"/>
    <w:rsid w:val="66C08711"/>
    <w:rsid w:val="66C22768"/>
    <w:rsid w:val="66C4F832"/>
    <w:rsid w:val="66CA82A4"/>
    <w:rsid w:val="66CAE85A"/>
    <w:rsid w:val="66CD176A"/>
    <w:rsid w:val="66D3F722"/>
    <w:rsid w:val="66D46895"/>
    <w:rsid w:val="66D7CF04"/>
    <w:rsid w:val="66DA5089"/>
    <w:rsid w:val="66DA5C61"/>
    <w:rsid w:val="66DE75C1"/>
    <w:rsid w:val="66E3A69D"/>
    <w:rsid w:val="66E447D6"/>
    <w:rsid w:val="66E9E2AC"/>
    <w:rsid w:val="66EA51B0"/>
    <w:rsid w:val="66EAABFA"/>
    <w:rsid w:val="66F05B2A"/>
    <w:rsid w:val="66F43838"/>
    <w:rsid w:val="66F7B7C7"/>
    <w:rsid w:val="66F8BFA3"/>
    <w:rsid w:val="67018CCF"/>
    <w:rsid w:val="67022F13"/>
    <w:rsid w:val="6702EC32"/>
    <w:rsid w:val="67096B35"/>
    <w:rsid w:val="670B5C3B"/>
    <w:rsid w:val="670C4775"/>
    <w:rsid w:val="670F8A20"/>
    <w:rsid w:val="67125EF4"/>
    <w:rsid w:val="671C2AA6"/>
    <w:rsid w:val="6720570A"/>
    <w:rsid w:val="6723D722"/>
    <w:rsid w:val="6736EE4D"/>
    <w:rsid w:val="67374BEC"/>
    <w:rsid w:val="673B258D"/>
    <w:rsid w:val="673F7315"/>
    <w:rsid w:val="673F96A3"/>
    <w:rsid w:val="67407324"/>
    <w:rsid w:val="67407DB9"/>
    <w:rsid w:val="6744D3B9"/>
    <w:rsid w:val="6747C26F"/>
    <w:rsid w:val="674B16E0"/>
    <w:rsid w:val="674DEC04"/>
    <w:rsid w:val="67513332"/>
    <w:rsid w:val="6755C707"/>
    <w:rsid w:val="67585D0E"/>
    <w:rsid w:val="675B1768"/>
    <w:rsid w:val="675C3007"/>
    <w:rsid w:val="675C926C"/>
    <w:rsid w:val="67694791"/>
    <w:rsid w:val="676D5BCD"/>
    <w:rsid w:val="6772B2E3"/>
    <w:rsid w:val="67730D01"/>
    <w:rsid w:val="67738C31"/>
    <w:rsid w:val="677A6F03"/>
    <w:rsid w:val="677A71DB"/>
    <w:rsid w:val="677DE58F"/>
    <w:rsid w:val="677E011D"/>
    <w:rsid w:val="677E7B57"/>
    <w:rsid w:val="67816A9A"/>
    <w:rsid w:val="678413E5"/>
    <w:rsid w:val="6788DC6C"/>
    <w:rsid w:val="6788F130"/>
    <w:rsid w:val="678A885A"/>
    <w:rsid w:val="678ABDF3"/>
    <w:rsid w:val="678B3173"/>
    <w:rsid w:val="678CCA6E"/>
    <w:rsid w:val="67901925"/>
    <w:rsid w:val="6796585D"/>
    <w:rsid w:val="67981239"/>
    <w:rsid w:val="67985365"/>
    <w:rsid w:val="679A561F"/>
    <w:rsid w:val="679EC09A"/>
    <w:rsid w:val="67A44D00"/>
    <w:rsid w:val="67A999B4"/>
    <w:rsid w:val="67AA8199"/>
    <w:rsid w:val="67AC694D"/>
    <w:rsid w:val="67B1E25D"/>
    <w:rsid w:val="67B285A1"/>
    <w:rsid w:val="67B356CD"/>
    <w:rsid w:val="67B3FB2C"/>
    <w:rsid w:val="67B492A4"/>
    <w:rsid w:val="67B4B318"/>
    <w:rsid w:val="67BB6E93"/>
    <w:rsid w:val="67BBB9C8"/>
    <w:rsid w:val="67BBDBFA"/>
    <w:rsid w:val="67BC8FBC"/>
    <w:rsid w:val="67BCD04F"/>
    <w:rsid w:val="67BDE2F5"/>
    <w:rsid w:val="67C12961"/>
    <w:rsid w:val="67C26D07"/>
    <w:rsid w:val="67CAF606"/>
    <w:rsid w:val="67CD555F"/>
    <w:rsid w:val="67D0A2D9"/>
    <w:rsid w:val="67D62343"/>
    <w:rsid w:val="67D78CE1"/>
    <w:rsid w:val="67DE9DBD"/>
    <w:rsid w:val="67E05579"/>
    <w:rsid w:val="67E561BD"/>
    <w:rsid w:val="67EA4440"/>
    <w:rsid w:val="67EA5787"/>
    <w:rsid w:val="67F5E5E8"/>
    <w:rsid w:val="67F688FC"/>
    <w:rsid w:val="67FBCA18"/>
    <w:rsid w:val="68001730"/>
    <w:rsid w:val="6801F04D"/>
    <w:rsid w:val="6802B0F0"/>
    <w:rsid w:val="68050C1B"/>
    <w:rsid w:val="68064F3C"/>
    <w:rsid w:val="68080FD7"/>
    <w:rsid w:val="68116C3A"/>
    <w:rsid w:val="6811B9A6"/>
    <w:rsid w:val="6813E6D0"/>
    <w:rsid w:val="6816BE1A"/>
    <w:rsid w:val="6816DEDA"/>
    <w:rsid w:val="681A1793"/>
    <w:rsid w:val="681D6D59"/>
    <w:rsid w:val="681DCDCD"/>
    <w:rsid w:val="681E36F2"/>
    <w:rsid w:val="68214D8E"/>
    <w:rsid w:val="682363E4"/>
    <w:rsid w:val="68252759"/>
    <w:rsid w:val="68258276"/>
    <w:rsid w:val="6825852E"/>
    <w:rsid w:val="683081F1"/>
    <w:rsid w:val="683102A6"/>
    <w:rsid w:val="6832811E"/>
    <w:rsid w:val="68341A5A"/>
    <w:rsid w:val="6834C104"/>
    <w:rsid w:val="6835A0AD"/>
    <w:rsid w:val="68378F1B"/>
    <w:rsid w:val="683EF480"/>
    <w:rsid w:val="68419BC4"/>
    <w:rsid w:val="6843A735"/>
    <w:rsid w:val="68440495"/>
    <w:rsid w:val="6845DA65"/>
    <w:rsid w:val="684917E0"/>
    <w:rsid w:val="684F9915"/>
    <w:rsid w:val="68520D4D"/>
    <w:rsid w:val="6855002E"/>
    <w:rsid w:val="685A0419"/>
    <w:rsid w:val="685D19DE"/>
    <w:rsid w:val="685D9074"/>
    <w:rsid w:val="685DD107"/>
    <w:rsid w:val="685E5BBD"/>
    <w:rsid w:val="685E6025"/>
    <w:rsid w:val="6860F835"/>
    <w:rsid w:val="68612B24"/>
    <w:rsid w:val="6864053D"/>
    <w:rsid w:val="686E9B4B"/>
    <w:rsid w:val="6875250B"/>
    <w:rsid w:val="68772545"/>
    <w:rsid w:val="6877915C"/>
    <w:rsid w:val="687A0D20"/>
    <w:rsid w:val="687B6B70"/>
    <w:rsid w:val="687EEE2F"/>
    <w:rsid w:val="6883E986"/>
    <w:rsid w:val="68877AB9"/>
    <w:rsid w:val="6887D147"/>
    <w:rsid w:val="6888B89B"/>
    <w:rsid w:val="688A034A"/>
    <w:rsid w:val="689041EE"/>
    <w:rsid w:val="68926942"/>
    <w:rsid w:val="6892C697"/>
    <w:rsid w:val="6896AA22"/>
    <w:rsid w:val="689A0715"/>
    <w:rsid w:val="689B37A5"/>
    <w:rsid w:val="689D15B6"/>
    <w:rsid w:val="689E46D4"/>
    <w:rsid w:val="689FD95A"/>
    <w:rsid w:val="68A297F0"/>
    <w:rsid w:val="68A7F9FB"/>
    <w:rsid w:val="68A885BB"/>
    <w:rsid w:val="68ABB067"/>
    <w:rsid w:val="68AD8725"/>
    <w:rsid w:val="68ADF3AB"/>
    <w:rsid w:val="68AEA6AC"/>
    <w:rsid w:val="68B03535"/>
    <w:rsid w:val="68B1CF76"/>
    <w:rsid w:val="68B6A5D7"/>
    <w:rsid w:val="68B6B12F"/>
    <w:rsid w:val="68BF7CD8"/>
    <w:rsid w:val="68C20980"/>
    <w:rsid w:val="68C26BEC"/>
    <w:rsid w:val="68C3B2A0"/>
    <w:rsid w:val="68C8E108"/>
    <w:rsid w:val="68D51A80"/>
    <w:rsid w:val="68D6679F"/>
    <w:rsid w:val="68D789B6"/>
    <w:rsid w:val="68D7BA96"/>
    <w:rsid w:val="68DCA82C"/>
    <w:rsid w:val="68DE7364"/>
    <w:rsid w:val="68E882EB"/>
    <w:rsid w:val="68EC0749"/>
    <w:rsid w:val="68EE7486"/>
    <w:rsid w:val="68F0A337"/>
    <w:rsid w:val="68F383B3"/>
    <w:rsid w:val="68F81E51"/>
    <w:rsid w:val="68FB2D32"/>
    <w:rsid w:val="69046CDE"/>
    <w:rsid w:val="6904E160"/>
    <w:rsid w:val="69062691"/>
    <w:rsid w:val="690AC7D3"/>
    <w:rsid w:val="690C56F3"/>
    <w:rsid w:val="690E289F"/>
    <w:rsid w:val="690FBA0F"/>
    <w:rsid w:val="691053D5"/>
    <w:rsid w:val="6913DB5E"/>
    <w:rsid w:val="69160559"/>
    <w:rsid w:val="69168A67"/>
    <w:rsid w:val="6916A422"/>
    <w:rsid w:val="6917AA9F"/>
    <w:rsid w:val="69181DDA"/>
    <w:rsid w:val="691EB14D"/>
    <w:rsid w:val="691FC24F"/>
    <w:rsid w:val="69206855"/>
    <w:rsid w:val="69219953"/>
    <w:rsid w:val="69263A5A"/>
    <w:rsid w:val="6927C639"/>
    <w:rsid w:val="692A30C1"/>
    <w:rsid w:val="692B7922"/>
    <w:rsid w:val="692C8295"/>
    <w:rsid w:val="692F9DEB"/>
    <w:rsid w:val="6930A91B"/>
    <w:rsid w:val="693112C5"/>
    <w:rsid w:val="6932E7E9"/>
    <w:rsid w:val="69380364"/>
    <w:rsid w:val="6939CA5E"/>
    <w:rsid w:val="693AA68F"/>
    <w:rsid w:val="693D3786"/>
    <w:rsid w:val="693D86B7"/>
    <w:rsid w:val="693DDCCE"/>
    <w:rsid w:val="693EADB3"/>
    <w:rsid w:val="693F4F8C"/>
    <w:rsid w:val="693FB541"/>
    <w:rsid w:val="69412BFA"/>
    <w:rsid w:val="69444526"/>
    <w:rsid w:val="69489A48"/>
    <w:rsid w:val="694BB31E"/>
    <w:rsid w:val="6950FB4E"/>
    <w:rsid w:val="695F6944"/>
    <w:rsid w:val="69658812"/>
    <w:rsid w:val="6966E27F"/>
    <w:rsid w:val="69682053"/>
    <w:rsid w:val="696836C4"/>
    <w:rsid w:val="6968C5E9"/>
    <w:rsid w:val="69698A67"/>
    <w:rsid w:val="696DEB1D"/>
    <w:rsid w:val="69720227"/>
    <w:rsid w:val="6972D78E"/>
    <w:rsid w:val="697A8334"/>
    <w:rsid w:val="697C28E4"/>
    <w:rsid w:val="697E6D33"/>
    <w:rsid w:val="69805B48"/>
    <w:rsid w:val="6983C69D"/>
    <w:rsid w:val="69849CC7"/>
    <w:rsid w:val="698782E8"/>
    <w:rsid w:val="69884145"/>
    <w:rsid w:val="698D7706"/>
    <w:rsid w:val="698D7F6F"/>
    <w:rsid w:val="698E7420"/>
    <w:rsid w:val="69906389"/>
    <w:rsid w:val="6993039E"/>
    <w:rsid w:val="69990D81"/>
    <w:rsid w:val="69998BCC"/>
    <w:rsid w:val="699C0CEE"/>
    <w:rsid w:val="699DF9FE"/>
    <w:rsid w:val="699F11B7"/>
    <w:rsid w:val="699F8E0C"/>
    <w:rsid w:val="69A2D525"/>
    <w:rsid w:val="69ABF5AF"/>
    <w:rsid w:val="69B345F2"/>
    <w:rsid w:val="69B4BDA1"/>
    <w:rsid w:val="69B4E052"/>
    <w:rsid w:val="69B865F5"/>
    <w:rsid w:val="69B9790E"/>
    <w:rsid w:val="69B9DC5F"/>
    <w:rsid w:val="69BA863D"/>
    <w:rsid w:val="69BE9350"/>
    <w:rsid w:val="69C1370D"/>
    <w:rsid w:val="69C8618E"/>
    <w:rsid w:val="69C8B5D0"/>
    <w:rsid w:val="69C9387B"/>
    <w:rsid w:val="69CC1314"/>
    <w:rsid w:val="69D46D23"/>
    <w:rsid w:val="69D6F0BF"/>
    <w:rsid w:val="69D8D970"/>
    <w:rsid w:val="69DF9E68"/>
    <w:rsid w:val="69E06D7D"/>
    <w:rsid w:val="69E26D85"/>
    <w:rsid w:val="69E4E18A"/>
    <w:rsid w:val="69E53DA1"/>
    <w:rsid w:val="69E75DE9"/>
    <w:rsid w:val="69EB4DF8"/>
    <w:rsid w:val="69EC33BF"/>
    <w:rsid w:val="69EF3E01"/>
    <w:rsid w:val="69F3CD7F"/>
    <w:rsid w:val="69F5A798"/>
    <w:rsid w:val="69F67E2A"/>
    <w:rsid w:val="69F73D1E"/>
    <w:rsid w:val="69FC3503"/>
    <w:rsid w:val="6A004697"/>
    <w:rsid w:val="6A05A5F5"/>
    <w:rsid w:val="6A0BD750"/>
    <w:rsid w:val="6A1069F4"/>
    <w:rsid w:val="6A1125DF"/>
    <w:rsid w:val="6A127B56"/>
    <w:rsid w:val="6A12BA88"/>
    <w:rsid w:val="6A13D46C"/>
    <w:rsid w:val="6A19A824"/>
    <w:rsid w:val="6A1BF411"/>
    <w:rsid w:val="6A1D509E"/>
    <w:rsid w:val="6A1E704B"/>
    <w:rsid w:val="6A22C966"/>
    <w:rsid w:val="6A273662"/>
    <w:rsid w:val="6A27A991"/>
    <w:rsid w:val="6A29ADA2"/>
    <w:rsid w:val="6A2AB5F1"/>
    <w:rsid w:val="6A2C4988"/>
    <w:rsid w:val="6A2DA99E"/>
    <w:rsid w:val="6A3BDB83"/>
    <w:rsid w:val="6A3E80E2"/>
    <w:rsid w:val="6A421736"/>
    <w:rsid w:val="6A429275"/>
    <w:rsid w:val="6A42AEAE"/>
    <w:rsid w:val="6A452244"/>
    <w:rsid w:val="6A4AE393"/>
    <w:rsid w:val="6A4C9078"/>
    <w:rsid w:val="6A50C257"/>
    <w:rsid w:val="6A52D01E"/>
    <w:rsid w:val="6A565CEE"/>
    <w:rsid w:val="6A5B88F7"/>
    <w:rsid w:val="6A5C2F93"/>
    <w:rsid w:val="6A5D97D2"/>
    <w:rsid w:val="6A619887"/>
    <w:rsid w:val="6A6743AB"/>
    <w:rsid w:val="6A682042"/>
    <w:rsid w:val="6A68362E"/>
    <w:rsid w:val="6A696E8E"/>
    <w:rsid w:val="6A6E3417"/>
    <w:rsid w:val="6A6E53A1"/>
    <w:rsid w:val="6A71719D"/>
    <w:rsid w:val="6A71B116"/>
    <w:rsid w:val="6A72B04A"/>
    <w:rsid w:val="6A72FB6E"/>
    <w:rsid w:val="6A789685"/>
    <w:rsid w:val="6A7A1723"/>
    <w:rsid w:val="6A7C0E12"/>
    <w:rsid w:val="6A7EA5F8"/>
    <w:rsid w:val="6A7FA6EB"/>
    <w:rsid w:val="6A8013C4"/>
    <w:rsid w:val="6A853165"/>
    <w:rsid w:val="6A87EEF1"/>
    <w:rsid w:val="6A8825C2"/>
    <w:rsid w:val="6A8BA0B1"/>
    <w:rsid w:val="6A8D4504"/>
    <w:rsid w:val="6A8DFA74"/>
    <w:rsid w:val="6A8F0945"/>
    <w:rsid w:val="6A91838F"/>
    <w:rsid w:val="6A946DCF"/>
    <w:rsid w:val="6AA45174"/>
    <w:rsid w:val="6AA7D135"/>
    <w:rsid w:val="6AA8028F"/>
    <w:rsid w:val="6AAA0162"/>
    <w:rsid w:val="6AAF60A3"/>
    <w:rsid w:val="6AB06E7A"/>
    <w:rsid w:val="6AB10959"/>
    <w:rsid w:val="6AB14862"/>
    <w:rsid w:val="6AB70B58"/>
    <w:rsid w:val="6AB95D6F"/>
    <w:rsid w:val="6AB96FC4"/>
    <w:rsid w:val="6AB9AC96"/>
    <w:rsid w:val="6ABC87E9"/>
    <w:rsid w:val="6ABE720F"/>
    <w:rsid w:val="6AC0E84D"/>
    <w:rsid w:val="6AC55488"/>
    <w:rsid w:val="6ACCAA79"/>
    <w:rsid w:val="6AD15641"/>
    <w:rsid w:val="6AD1BFCE"/>
    <w:rsid w:val="6AD1C53E"/>
    <w:rsid w:val="6AD40003"/>
    <w:rsid w:val="6AD70718"/>
    <w:rsid w:val="6AD8AA4D"/>
    <w:rsid w:val="6ADA176B"/>
    <w:rsid w:val="6ADEEB10"/>
    <w:rsid w:val="6ADEF1C0"/>
    <w:rsid w:val="6AE523CB"/>
    <w:rsid w:val="6AEA135F"/>
    <w:rsid w:val="6AEF8D7C"/>
    <w:rsid w:val="6AEFBD05"/>
    <w:rsid w:val="6AEFF5F1"/>
    <w:rsid w:val="6AF3F8F5"/>
    <w:rsid w:val="6AF579B9"/>
    <w:rsid w:val="6AF60174"/>
    <w:rsid w:val="6AF617A0"/>
    <w:rsid w:val="6AFBC506"/>
    <w:rsid w:val="6AFBCC4E"/>
    <w:rsid w:val="6AFCC13B"/>
    <w:rsid w:val="6AFEE117"/>
    <w:rsid w:val="6AFF853D"/>
    <w:rsid w:val="6B01F2BA"/>
    <w:rsid w:val="6B0E8B20"/>
    <w:rsid w:val="6B11F60A"/>
    <w:rsid w:val="6B123899"/>
    <w:rsid w:val="6B17CF27"/>
    <w:rsid w:val="6B183DF3"/>
    <w:rsid w:val="6B1DEBAD"/>
    <w:rsid w:val="6B1F570B"/>
    <w:rsid w:val="6B29458F"/>
    <w:rsid w:val="6B2A17A5"/>
    <w:rsid w:val="6B2CD30A"/>
    <w:rsid w:val="6B2D87FC"/>
    <w:rsid w:val="6B2DCA8E"/>
    <w:rsid w:val="6B3229A1"/>
    <w:rsid w:val="6B3DC6B4"/>
    <w:rsid w:val="6B3ECD72"/>
    <w:rsid w:val="6B41186A"/>
    <w:rsid w:val="6B480EFB"/>
    <w:rsid w:val="6B4CEBA2"/>
    <w:rsid w:val="6B4EE116"/>
    <w:rsid w:val="6B537ADC"/>
    <w:rsid w:val="6B53DF67"/>
    <w:rsid w:val="6B621513"/>
    <w:rsid w:val="6B64934E"/>
    <w:rsid w:val="6B6774FE"/>
    <w:rsid w:val="6B67F192"/>
    <w:rsid w:val="6B6A2B55"/>
    <w:rsid w:val="6B6D3526"/>
    <w:rsid w:val="6B74BB47"/>
    <w:rsid w:val="6B74C092"/>
    <w:rsid w:val="6B75A5D3"/>
    <w:rsid w:val="6B7BF36E"/>
    <w:rsid w:val="6B81E3C3"/>
    <w:rsid w:val="6B84032B"/>
    <w:rsid w:val="6B8731C2"/>
    <w:rsid w:val="6B87BE08"/>
    <w:rsid w:val="6B8DE6E5"/>
    <w:rsid w:val="6B8FB775"/>
    <w:rsid w:val="6B94A780"/>
    <w:rsid w:val="6B9666F5"/>
    <w:rsid w:val="6B98EDA8"/>
    <w:rsid w:val="6B9C70BD"/>
    <w:rsid w:val="6B9CA1CD"/>
    <w:rsid w:val="6B9F94FA"/>
    <w:rsid w:val="6BA18F9D"/>
    <w:rsid w:val="6BA77B30"/>
    <w:rsid w:val="6BA80DB1"/>
    <w:rsid w:val="6BAB5923"/>
    <w:rsid w:val="6BAD7298"/>
    <w:rsid w:val="6BAE3A0F"/>
    <w:rsid w:val="6BB62A9D"/>
    <w:rsid w:val="6BB6DC8A"/>
    <w:rsid w:val="6BB79E9F"/>
    <w:rsid w:val="6BC84409"/>
    <w:rsid w:val="6BC90FA7"/>
    <w:rsid w:val="6BC9BF7B"/>
    <w:rsid w:val="6BCC997F"/>
    <w:rsid w:val="6BCFFA04"/>
    <w:rsid w:val="6BD37751"/>
    <w:rsid w:val="6BD7AFB6"/>
    <w:rsid w:val="6BD9116E"/>
    <w:rsid w:val="6BE17E3A"/>
    <w:rsid w:val="6BE35528"/>
    <w:rsid w:val="6BE8478B"/>
    <w:rsid w:val="6BEB42BC"/>
    <w:rsid w:val="6BEC6AAE"/>
    <w:rsid w:val="6BF3296E"/>
    <w:rsid w:val="6BF837B1"/>
    <w:rsid w:val="6BF9A049"/>
    <w:rsid w:val="6BFCC0CD"/>
    <w:rsid w:val="6BFD6A61"/>
    <w:rsid w:val="6BFED07B"/>
    <w:rsid w:val="6BFFD218"/>
    <w:rsid w:val="6C02402D"/>
    <w:rsid w:val="6C02F642"/>
    <w:rsid w:val="6C06206C"/>
    <w:rsid w:val="6C065D8B"/>
    <w:rsid w:val="6C0A6917"/>
    <w:rsid w:val="6C0BAD15"/>
    <w:rsid w:val="6C0C4FA9"/>
    <w:rsid w:val="6C0C7855"/>
    <w:rsid w:val="6C0E96B0"/>
    <w:rsid w:val="6C16B7F7"/>
    <w:rsid w:val="6C1CC205"/>
    <w:rsid w:val="6C1D1140"/>
    <w:rsid w:val="6C1D7DB0"/>
    <w:rsid w:val="6C2489AB"/>
    <w:rsid w:val="6C2843B5"/>
    <w:rsid w:val="6C29B16E"/>
    <w:rsid w:val="6C2B57AB"/>
    <w:rsid w:val="6C2CF07E"/>
    <w:rsid w:val="6C2EF8F6"/>
    <w:rsid w:val="6C316D77"/>
    <w:rsid w:val="6C323D31"/>
    <w:rsid w:val="6C33FC15"/>
    <w:rsid w:val="6C351E27"/>
    <w:rsid w:val="6C36DDDD"/>
    <w:rsid w:val="6C3B66B1"/>
    <w:rsid w:val="6C44557D"/>
    <w:rsid w:val="6C4632E1"/>
    <w:rsid w:val="6C4A3195"/>
    <w:rsid w:val="6C4BEB4A"/>
    <w:rsid w:val="6C4C6BB1"/>
    <w:rsid w:val="6C53A9C1"/>
    <w:rsid w:val="6C54B7E1"/>
    <w:rsid w:val="6C58C30E"/>
    <w:rsid w:val="6C599C3D"/>
    <w:rsid w:val="6C5DA093"/>
    <w:rsid w:val="6C5EF210"/>
    <w:rsid w:val="6C5F168E"/>
    <w:rsid w:val="6C5F30D9"/>
    <w:rsid w:val="6C619A94"/>
    <w:rsid w:val="6C63362E"/>
    <w:rsid w:val="6C6C6629"/>
    <w:rsid w:val="6C6C7342"/>
    <w:rsid w:val="6C6E05CD"/>
    <w:rsid w:val="6C7115D0"/>
    <w:rsid w:val="6C71CE08"/>
    <w:rsid w:val="6C73EA66"/>
    <w:rsid w:val="6C74B4D7"/>
    <w:rsid w:val="6C75F2B9"/>
    <w:rsid w:val="6C767842"/>
    <w:rsid w:val="6C781950"/>
    <w:rsid w:val="6C7A061C"/>
    <w:rsid w:val="6C7A8DE2"/>
    <w:rsid w:val="6C7AFD6A"/>
    <w:rsid w:val="6C7C7EAF"/>
    <w:rsid w:val="6C7D2317"/>
    <w:rsid w:val="6C7D71B2"/>
    <w:rsid w:val="6C8241D5"/>
    <w:rsid w:val="6C835E75"/>
    <w:rsid w:val="6C85B5A3"/>
    <w:rsid w:val="6C86277E"/>
    <w:rsid w:val="6C8B1D5C"/>
    <w:rsid w:val="6C90AE72"/>
    <w:rsid w:val="6C9286BA"/>
    <w:rsid w:val="6C98B55B"/>
    <w:rsid w:val="6C9C413B"/>
    <w:rsid w:val="6C9F8BD5"/>
    <w:rsid w:val="6C9FCB72"/>
    <w:rsid w:val="6CAD83FD"/>
    <w:rsid w:val="6CB5B710"/>
    <w:rsid w:val="6CB77783"/>
    <w:rsid w:val="6CB89B6F"/>
    <w:rsid w:val="6CB95DEF"/>
    <w:rsid w:val="6CBBC949"/>
    <w:rsid w:val="6CBBF1B5"/>
    <w:rsid w:val="6CC4DA5F"/>
    <w:rsid w:val="6CC74968"/>
    <w:rsid w:val="6CC9831B"/>
    <w:rsid w:val="6CC9F5A8"/>
    <w:rsid w:val="6CCA28F4"/>
    <w:rsid w:val="6CD1AD4C"/>
    <w:rsid w:val="6CD5CDBE"/>
    <w:rsid w:val="6CD8401B"/>
    <w:rsid w:val="6CDAD248"/>
    <w:rsid w:val="6CDECD6C"/>
    <w:rsid w:val="6CE1CD3E"/>
    <w:rsid w:val="6CE8E96F"/>
    <w:rsid w:val="6CE9A977"/>
    <w:rsid w:val="6CEA9134"/>
    <w:rsid w:val="6CECD811"/>
    <w:rsid w:val="6CEECCA9"/>
    <w:rsid w:val="6D027C3B"/>
    <w:rsid w:val="6D02AF20"/>
    <w:rsid w:val="6D0315B8"/>
    <w:rsid w:val="6D03F858"/>
    <w:rsid w:val="6D04353B"/>
    <w:rsid w:val="6D079B7D"/>
    <w:rsid w:val="6D0E6CC3"/>
    <w:rsid w:val="6D0EA3D2"/>
    <w:rsid w:val="6D116B36"/>
    <w:rsid w:val="6D150146"/>
    <w:rsid w:val="6D15047E"/>
    <w:rsid w:val="6D196DCC"/>
    <w:rsid w:val="6D1D68B3"/>
    <w:rsid w:val="6D2461B8"/>
    <w:rsid w:val="6D287151"/>
    <w:rsid w:val="6D2ABA55"/>
    <w:rsid w:val="6D2F2EF1"/>
    <w:rsid w:val="6D30C054"/>
    <w:rsid w:val="6D33ACCE"/>
    <w:rsid w:val="6D34CE7A"/>
    <w:rsid w:val="6D3702B0"/>
    <w:rsid w:val="6D3B3054"/>
    <w:rsid w:val="6D3BB175"/>
    <w:rsid w:val="6D3CDDF5"/>
    <w:rsid w:val="6D3CFF3E"/>
    <w:rsid w:val="6D3EBC56"/>
    <w:rsid w:val="6D41C23B"/>
    <w:rsid w:val="6D45AE32"/>
    <w:rsid w:val="6D4860B1"/>
    <w:rsid w:val="6D4BC823"/>
    <w:rsid w:val="6D4BDA7B"/>
    <w:rsid w:val="6D4EA583"/>
    <w:rsid w:val="6D4F11EB"/>
    <w:rsid w:val="6D50539D"/>
    <w:rsid w:val="6D52B9B4"/>
    <w:rsid w:val="6D567BBE"/>
    <w:rsid w:val="6D5A204F"/>
    <w:rsid w:val="6D5CFAE7"/>
    <w:rsid w:val="6D5D9156"/>
    <w:rsid w:val="6D61FB9B"/>
    <w:rsid w:val="6D63E086"/>
    <w:rsid w:val="6D65C072"/>
    <w:rsid w:val="6D67218A"/>
    <w:rsid w:val="6D6AF67F"/>
    <w:rsid w:val="6D6DB057"/>
    <w:rsid w:val="6D6E9BB8"/>
    <w:rsid w:val="6D7472D9"/>
    <w:rsid w:val="6D7D760E"/>
    <w:rsid w:val="6D83B6DA"/>
    <w:rsid w:val="6D87C17F"/>
    <w:rsid w:val="6D89E299"/>
    <w:rsid w:val="6D8F8656"/>
    <w:rsid w:val="6D922DE4"/>
    <w:rsid w:val="6D9327B4"/>
    <w:rsid w:val="6D94B92E"/>
    <w:rsid w:val="6D95AA8E"/>
    <w:rsid w:val="6D96A711"/>
    <w:rsid w:val="6D9A4AF1"/>
    <w:rsid w:val="6D9A7C17"/>
    <w:rsid w:val="6D9D7CB7"/>
    <w:rsid w:val="6D9E2B0D"/>
    <w:rsid w:val="6D9FC382"/>
    <w:rsid w:val="6D9FC85F"/>
    <w:rsid w:val="6DA111AA"/>
    <w:rsid w:val="6DA33AB8"/>
    <w:rsid w:val="6DA6284B"/>
    <w:rsid w:val="6DAB4835"/>
    <w:rsid w:val="6DAC6CD9"/>
    <w:rsid w:val="6DADCF17"/>
    <w:rsid w:val="6DAF6075"/>
    <w:rsid w:val="6DAFA49F"/>
    <w:rsid w:val="6DB0FEDD"/>
    <w:rsid w:val="6DB8EE1B"/>
    <w:rsid w:val="6DB99C71"/>
    <w:rsid w:val="6DBCC8E5"/>
    <w:rsid w:val="6DC0B1FD"/>
    <w:rsid w:val="6DCD0173"/>
    <w:rsid w:val="6DCFA52F"/>
    <w:rsid w:val="6DD2090D"/>
    <w:rsid w:val="6DD2B003"/>
    <w:rsid w:val="6DD55C1C"/>
    <w:rsid w:val="6DD7E705"/>
    <w:rsid w:val="6DD7EA13"/>
    <w:rsid w:val="6DD81AB3"/>
    <w:rsid w:val="6DD86DC1"/>
    <w:rsid w:val="6DD94D38"/>
    <w:rsid w:val="6DDCAB69"/>
    <w:rsid w:val="6DDE54C6"/>
    <w:rsid w:val="6DE07D96"/>
    <w:rsid w:val="6DE0F159"/>
    <w:rsid w:val="6DE36FC5"/>
    <w:rsid w:val="6DE52C64"/>
    <w:rsid w:val="6DEEC1E2"/>
    <w:rsid w:val="6DF12C89"/>
    <w:rsid w:val="6DF19AF2"/>
    <w:rsid w:val="6DF2BA3C"/>
    <w:rsid w:val="6DF494CD"/>
    <w:rsid w:val="6DF5FEE8"/>
    <w:rsid w:val="6DF884B5"/>
    <w:rsid w:val="6DF9BEB1"/>
    <w:rsid w:val="6DF9EA39"/>
    <w:rsid w:val="6DFE8723"/>
    <w:rsid w:val="6E0055A3"/>
    <w:rsid w:val="6E03194F"/>
    <w:rsid w:val="6E046589"/>
    <w:rsid w:val="6E0478EE"/>
    <w:rsid w:val="6E0AA87A"/>
    <w:rsid w:val="6E0CE92C"/>
    <w:rsid w:val="6E11B99B"/>
    <w:rsid w:val="6E11C34B"/>
    <w:rsid w:val="6E1996FF"/>
    <w:rsid w:val="6E19A58F"/>
    <w:rsid w:val="6E1F79BE"/>
    <w:rsid w:val="6E207461"/>
    <w:rsid w:val="6E20AE4B"/>
    <w:rsid w:val="6E217FD6"/>
    <w:rsid w:val="6E25DB2E"/>
    <w:rsid w:val="6E2C7F10"/>
    <w:rsid w:val="6E2F1071"/>
    <w:rsid w:val="6E3169AF"/>
    <w:rsid w:val="6E34FD9B"/>
    <w:rsid w:val="6E3AA375"/>
    <w:rsid w:val="6E44EF5C"/>
    <w:rsid w:val="6E499994"/>
    <w:rsid w:val="6E4B7B21"/>
    <w:rsid w:val="6E4BB4C7"/>
    <w:rsid w:val="6E4C2696"/>
    <w:rsid w:val="6E4E2FBC"/>
    <w:rsid w:val="6E5063F1"/>
    <w:rsid w:val="6E5347E4"/>
    <w:rsid w:val="6E5A7116"/>
    <w:rsid w:val="6E61C6A0"/>
    <w:rsid w:val="6E64FF1F"/>
    <w:rsid w:val="6E6602C8"/>
    <w:rsid w:val="6E66A008"/>
    <w:rsid w:val="6E66CB8B"/>
    <w:rsid w:val="6E66CBA9"/>
    <w:rsid w:val="6E7237C4"/>
    <w:rsid w:val="6E7E56B5"/>
    <w:rsid w:val="6E80C8E0"/>
    <w:rsid w:val="6E81AD71"/>
    <w:rsid w:val="6E868680"/>
    <w:rsid w:val="6E91AAD1"/>
    <w:rsid w:val="6E999D03"/>
    <w:rsid w:val="6E9A8239"/>
    <w:rsid w:val="6E9B5768"/>
    <w:rsid w:val="6E9D7313"/>
    <w:rsid w:val="6E9D7E09"/>
    <w:rsid w:val="6E9DDAE9"/>
    <w:rsid w:val="6EA12B59"/>
    <w:rsid w:val="6EA1B133"/>
    <w:rsid w:val="6EA4CE42"/>
    <w:rsid w:val="6EA6177C"/>
    <w:rsid w:val="6EA6A515"/>
    <w:rsid w:val="6EA8009E"/>
    <w:rsid w:val="6EA99326"/>
    <w:rsid w:val="6EA99DBE"/>
    <w:rsid w:val="6EAB3D96"/>
    <w:rsid w:val="6EAEC447"/>
    <w:rsid w:val="6EB17F87"/>
    <w:rsid w:val="6EB4D0C1"/>
    <w:rsid w:val="6EB889E0"/>
    <w:rsid w:val="6EC24DB2"/>
    <w:rsid w:val="6EC2D402"/>
    <w:rsid w:val="6EC7F5D5"/>
    <w:rsid w:val="6EC944A4"/>
    <w:rsid w:val="6ECD7B22"/>
    <w:rsid w:val="6ECF4CBE"/>
    <w:rsid w:val="6ED56D4B"/>
    <w:rsid w:val="6ED70E14"/>
    <w:rsid w:val="6ED9483E"/>
    <w:rsid w:val="6EDBBDAC"/>
    <w:rsid w:val="6EDEF03B"/>
    <w:rsid w:val="6EE0A785"/>
    <w:rsid w:val="6EE4AC6E"/>
    <w:rsid w:val="6EF1547A"/>
    <w:rsid w:val="6EF3D420"/>
    <w:rsid w:val="6EF41BC0"/>
    <w:rsid w:val="6EFBA30C"/>
    <w:rsid w:val="6EFE7FE7"/>
    <w:rsid w:val="6F033054"/>
    <w:rsid w:val="6F037F2E"/>
    <w:rsid w:val="6F055170"/>
    <w:rsid w:val="6F08186A"/>
    <w:rsid w:val="6F0B2796"/>
    <w:rsid w:val="6F0C6D8E"/>
    <w:rsid w:val="6F0CF9AC"/>
    <w:rsid w:val="6F0D5CE9"/>
    <w:rsid w:val="6F166E4C"/>
    <w:rsid w:val="6F1ADCAD"/>
    <w:rsid w:val="6F1B2039"/>
    <w:rsid w:val="6F1B610C"/>
    <w:rsid w:val="6F233081"/>
    <w:rsid w:val="6F24F125"/>
    <w:rsid w:val="6F27CB4F"/>
    <w:rsid w:val="6F2A678E"/>
    <w:rsid w:val="6F2AEA74"/>
    <w:rsid w:val="6F2D0A6F"/>
    <w:rsid w:val="6F2E80FD"/>
    <w:rsid w:val="6F3100F8"/>
    <w:rsid w:val="6F321F19"/>
    <w:rsid w:val="6F32B3AE"/>
    <w:rsid w:val="6F3753E5"/>
    <w:rsid w:val="6F3A0288"/>
    <w:rsid w:val="6F3B6E9E"/>
    <w:rsid w:val="6F3DF816"/>
    <w:rsid w:val="6F469C7F"/>
    <w:rsid w:val="6F46EB43"/>
    <w:rsid w:val="6F48ADA9"/>
    <w:rsid w:val="6F4C0506"/>
    <w:rsid w:val="6F4E70BA"/>
    <w:rsid w:val="6F4F7110"/>
    <w:rsid w:val="6F50FE2B"/>
    <w:rsid w:val="6F589C93"/>
    <w:rsid w:val="6F60160F"/>
    <w:rsid w:val="6F604B04"/>
    <w:rsid w:val="6F629101"/>
    <w:rsid w:val="6F634BA5"/>
    <w:rsid w:val="6F67AC5B"/>
    <w:rsid w:val="6F687C99"/>
    <w:rsid w:val="6F6E3258"/>
    <w:rsid w:val="6F6F14F8"/>
    <w:rsid w:val="6F7117A4"/>
    <w:rsid w:val="6F72C123"/>
    <w:rsid w:val="6F74365C"/>
    <w:rsid w:val="6F80191A"/>
    <w:rsid w:val="6F8072A2"/>
    <w:rsid w:val="6F8094C8"/>
    <w:rsid w:val="6F815029"/>
    <w:rsid w:val="6F848772"/>
    <w:rsid w:val="6F88660F"/>
    <w:rsid w:val="6F887AEB"/>
    <w:rsid w:val="6F8EA007"/>
    <w:rsid w:val="6F9317AB"/>
    <w:rsid w:val="6F937AED"/>
    <w:rsid w:val="6F9A3D92"/>
    <w:rsid w:val="6F9BA6FF"/>
    <w:rsid w:val="6F9C2604"/>
    <w:rsid w:val="6F9D8D93"/>
    <w:rsid w:val="6F9E566F"/>
    <w:rsid w:val="6F9FDB8E"/>
    <w:rsid w:val="6FA02338"/>
    <w:rsid w:val="6FA11F57"/>
    <w:rsid w:val="6FABC428"/>
    <w:rsid w:val="6FB02819"/>
    <w:rsid w:val="6FB5F196"/>
    <w:rsid w:val="6FB6CA78"/>
    <w:rsid w:val="6FB6E522"/>
    <w:rsid w:val="6FB7B6FD"/>
    <w:rsid w:val="6FB7EF7D"/>
    <w:rsid w:val="6FB90470"/>
    <w:rsid w:val="6FBCC881"/>
    <w:rsid w:val="6FBD7CE5"/>
    <w:rsid w:val="6FC160B3"/>
    <w:rsid w:val="6FC3D9F8"/>
    <w:rsid w:val="6FC5026B"/>
    <w:rsid w:val="6FCAB71D"/>
    <w:rsid w:val="6FD15530"/>
    <w:rsid w:val="6FD50E54"/>
    <w:rsid w:val="6FD6FAC1"/>
    <w:rsid w:val="6FDC3432"/>
    <w:rsid w:val="6FDEF6CD"/>
    <w:rsid w:val="6FDFCDDF"/>
    <w:rsid w:val="6FE139E3"/>
    <w:rsid w:val="6FE2511A"/>
    <w:rsid w:val="6FE61B16"/>
    <w:rsid w:val="6FE6ADBE"/>
    <w:rsid w:val="6FE80443"/>
    <w:rsid w:val="6FEB296F"/>
    <w:rsid w:val="6FEB2B71"/>
    <w:rsid w:val="6FEB35C4"/>
    <w:rsid w:val="6FEDDBB5"/>
    <w:rsid w:val="6FEDDE3B"/>
    <w:rsid w:val="6FF11DCA"/>
    <w:rsid w:val="6FF83959"/>
    <w:rsid w:val="6FFA418A"/>
    <w:rsid w:val="6FFA6D5A"/>
    <w:rsid w:val="6FFAA9F7"/>
    <w:rsid w:val="6FFE3AB2"/>
    <w:rsid w:val="6FFF10A2"/>
    <w:rsid w:val="7003011A"/>
    <w:rsid w:val="7004338B"/>
    <w:rsid w:val="70045765"/>
    <w:rsid w:val="7005FF8F"/>
    <w:rsid w:val="70065368"/>
    <w:rsid w:val="7006C58C"/>
    <w:rsid w:val="7006C88C"/>
    <w:rsid w:val="7009D22F"/>
    <w:rsid w:val="700C5532"/>
    <w:rsid w:val="700D9B26"/>
    <w:rsid w:val="70130FBE"/>
    <w:rsid w:val="701493D8"/>
    <w:rsid w:val="7014A160"/>
    <w:rsid w:val="70195485"/>
    <w:rsid w:val="701B416D"/>
    <w:rsid w:val="701C7C8D"/>
    <w:rsid w:val="701DE540"/>
    <w:rsid w:val="701FA0DB"/>
    <w:rsid w:val="702B6BE0"/>
    <w:rsid w:val="702BE804"/>
    <w:rsid w:val="702D19F5"/>
    <w:rsid w:val="702F1BFB"/>
    <w:rsid w:val="703053EC"/>
    <w:rsid w:val="70328379"/>
    <w:rsid w:val="7038839E"/>
    <w:rsid w:val="703BC91A"/>
    <w:rsid w:val="703C07A6"/>
    <w:rsid w:val="703E2AA8"/>
    <w:rsid w:val="70428D50"/>
    <w:rsid w:val="704538D5"/>
    <w:rsid w:val="70456387"/>
    <w:rsid w:val="70563AC6"/>
    <w:rsid w:val="7056BAEE"/>
    <w:rsid w:val="7057F1DC"/>
    <w:rsid w:val="705AFA4F"/>
    <w:rsid w:val="705D2864"/>
    <w:rsid w:val="705DBDFC"/>
    <w:rsid w:val="7061A42E"/>
    <w:rsid w:val="7066D642"/>
    <w:rsid w:val="706899C0"/>
    <w:rsid w:val="706A3D50"/>
    <w:rsid w:val="706BC9F3"/>
    <w:rsid w:val="706E6C8F"/>
    <w:rsid w:val="7075C3F5"/>
    <w:rsid w:val="70799D19"/>
    <w:rsid w:val="70800A88"/>
    <w:rsid w:val="7081AA23"/>
    <w:rsid w:val="708219D1"/>
    <w:rsid w:val="708760B6"/>
    <w:rsid w:val="7088529E"/>
    <w:rsid w:val="70886CD0"/>
    <w:rsid w:val="7088FFFC"/>
    <w:rsid w:val="70895E3F"/>
    <w:rsid w:val="708C4A97"/>
    <w:rsid w:val="708C8648"/>
    <w:rsid w:val="709B7015"/>
    <w:rsid w:val="70A4898A"/>
    <w:rsid w:val="70A89BA4"/>
    <w:rsid w:val="70A9053B"/>
    <w:rsid w:val="70A9CE78"/>
    <w:rsid w:val="70AB894D"/>
    <w:rsid w:val="70AC6D30"/>
    <w:rsid w:val="70B04664"/>
    <w:rsid w:val="70B5670E"/>
    <w:rsid w:val="70BCE3F8"/>
    <w:rsid w:val="70BE3560"/>
    <w:rsid w:val="70C14E39"/>
    <w:rsid w:val="70C19D8D"/>
    <w:rsid w:val="70C1D1EA"/>
    <w:rsid w:val="70C20F5C"/>
    <w:rsid w:val="70CB978F"/>
    <w:rsid w:val="70CC53D6"/>
    <w:rsid w:val="70D2DDC5"/>
    <w:rsid w:val="70D5CDA8"/>
    <w:rsid w:val="70D63165"/>
    <w:rsid w:val="70D641D1"/>
    <w:rsid w:val="70DB12C1"/>
    <w:rsid w:val="70DBEA14"/>
    <w:rsid w:val="70E0B0D9"/>
    <w:rsid w:val="70E153B1"/>
    <w:rsid w:val="70E1BBCA"/>
    <w:rsid w:val="70E1E787"/>
    <w:rsid w:val="70E31D44"/>
    <w:rsid w:val="70E7CA9E"/>
    <w:rsid w:val="70EAED4E"/>
    <w:rsid w:val="70EDC85B"/>
    <w:rsid w:val="70F202D1"/>
    <w:rsid w:val="70F67068"/>
    <w:rsid w:val="70F6B2FE"/>
    <w:rsid w:val="70F8A0CE"/>
    <w:rsid w:val="70FAEFCA"/>
    <w:rsid w:val="70FAF026"/>
    <w:rsid w:val="70FDD7F9"/>
    <w:rsid w:val="71006C4F"/>
    <w:rsid w:val="71033E2E"/>
    <w:rsid w:val="7106089A"/>
    <w:rsid w:val="710B9180"/>
    <w:rsid w:val="710B9650"/>
    <w:rsid w:val="71118BC2"/>
    <w:rsid w:val="71151C3A"/>
    <w:rsid w:val="71186352"/>
    <w:rsid w:val="711E5891"/>
    <w:rsid w:val="7120F51B"/>
    <w:rsid w:val="71213297"/>
    <w:rsid w:val="71224121"/>
    <w:rsid w:val="71237C86"/>
    <w:rsid w:val="71262FD3"/>
    <w:rsid w:val="7127190A"/>
    <w:rsid w:val="71277B10"/>
    <w:rsid w:val="7128B245"/>
    <w:rsid w:val="712AA4D8"/>
    <w:rsid w:val="7132C302"/>
    <w:rsid w:val="71338DAB"/>
    <w:rsid w:val="7134155D"/>
    <w:rsid w:val="71369787"/>
    <w:rsid w:val="7136FD70"/>
    <w:rsid w:val="713BF869"/>
    <w:rsid w:val="713FB67D"/>
    <w:rsid w:val="7141477C"/>
    <w:rsid w:val="714A89E1"/>
    <w:rsid w:val="714D6611"/>
    <w:rsid w:val="715588C0"/>
    <w:rsid w:val="71569867"/>
    <w:rsid w:val="715B56C7"/>
    <w:rsid w:val="715BECDE"/>
    <w:rsid w:val="715C2CA5"/>
    <w:rsid w:val="715DDA3F"/>
    <w:rsid w:val="716104A4"/>
    <w:rsid w:val="71618E8B"/>
    <w:rsid w:val="716331A4"/>
    <w:rsid w:val="7167BD88"/>
    <w:rsid w:val="7168B8F4"/>
    <w:rsid w:val="71692A4D"/>
    <w:rsid w:val="716B62C1"/>
    <w:rsid w:val="716D3F10"/>
    <w:rsid w:val="716E4828"/>
    <w:rsid w:val="7170301C"/>
    <w:rsid w:val="7175F327"/>
    <w:rsid w:val="717BEBB0"/>
    <w:rsid w:val="7181FB8A"/>
    <w:rsid w:val="71858216"/>
    <w:rsid w:val="71867FD5"/>
    <w:rsid w:val="71873DB4"/>
    <w:rsid w:val="7187B56A"/>
    <w:rsid w:val="7187F943"/>
    <w:rsid w:val="7189DDE9"/>
    <w:rsid w:val="718A9A77"/>
    <w:rsid w:val="718F6053"/>
    <w:rsid w:val="718FC5F9"/>
    <w:rsid w:val="71903F69"/>
    <w:rsid w:val="71955EAF"/>
    <w:rsid w:val="71958CB8"/>
    <w:rsid w:val="71A3ECBD"/>
    <w:rsid w:val="71A4A211"/>
    <w:rsid w:val="71A7825E"/>
    <w:rsid w:val="71AA24C1"/>
    <w:rsid w:val="71ADE80A"/>
    <w:rsid w:val="71AF18FF"/>
    <w:rsid w:val="71B46B62"/>
    <w:rsid w:val="71B988FA"/>
    <w:rsid w:val="71BD8C90"/>
    <w:rsid w:val="71C1945F"/>
    <w:rsid w:val="71C5FDAB"/>
    <w:rsid w:val="71D1E65E"/>
    <w:rsid w:val="71D28DA8"/>
    <w:rsid w:val="71D761B0"/>
    <w:rsid w:val="71D8910B"/>
    <w:rsid w:val="71D8AFE5"/>
    <w:rsid w:val="71D9478A"/>
    <w:rsid w:val="71DE530F"/>
    <w:rsid w:val="71DECCA1"/>
    <w:rsid w:val="71DF4F07"/>
    <w:rsid w:val="71E430EC"/>
    <w:rsid w:val="71E6A2F8"/>
    <w:rsid w:val="71EC3229"/>
    <w:rsid w:val="71F04386"/>
    <w:rsid w:val="71F628A2"/>
    <w:rsid w:val="71F64E6E"/>
    <w:rsid w:val="71F6DA0D"/>
    <w:rsid w:val="71FB8A0D"/>
    <w:rsid w:val="7201F391"/>
    <w:rsid w:val="7202270D"/>
    <w:rsid w:val="7202DFEC"/>
    <w:rsid w:val="7206E612"/>
    <w:rsid w:val="7208CABF"/>
    <w:rsid w:val="721153C9"/>
    <w:rsid w:val="7212548D"/>
    <w:rsid w:val="72159366"/>
    <w:rsid w:val="721645D5"/>
    <w:rsid w:val="7218DC3C"/>
    <w:rsid w:val="721B615A"/>
    <w:rsid w:val="721BA041"/>
    <w:rsid w:val="721C2B7B"/>
    <w:rsid w:val="721C4513"/>
    <w:rsid w:val="721D117D"/>
    <w:rsid w:val="72209100"/>
    <w:rsid w:val="722660D5"/>
    <w:rsid w:val="7228E7F1"/>
    <w:rsid w:val="72298C6D"/>
    <w:rsid w:val="722C3707"/>
    <w:rsid w:val="7231E3A0"/>
    <w:rsid w:val="7232EFAA"/>
    <w:rsid w:val="72406483"/>
    <w:rsid w:val="7240E729"/>
    <w:rsid w:val="724152A0"/>
    <w:rsid w:val="7241580F"/>
    <w:rsid w:val="7242C16B"/>
    <w:rsid w:val="72433648"/>
    <w:rsid w:val="7246800E"/>
    <w:rsid w:val="724D05BE"/>
    <w:rsid w:val="724E3F5E"/>
    <w:rsid w:val="724F8285"/>
    <w:rsid w:val="725295A0"/>
    <w:rsid w:val="7255D1B7"/>
    <w:rsid w:val="7257AA60"/>
    <w:rsid w:val="725CC0D6"/>
    <w:rsid w:val="7261E013"/>
    <w:rsid w:val="7265B6DA"/>
    <w:rsid w:val="726717C5"/>
    <w:rsid w:val="72688CE2"/>
    <w:rsid w:val="726B4A56"/>
    <w:rsid w:val="726C7649"/>
    <w:rsid w:val="72706950"/>
    <w:rsid w:val="72711025"/>
    <w:rsid w:val="72741B38"/>
    <w:rsid w:val="727490CB"/>
    <w:rsid w:val="727688EE"/>
    <w:rsid w:val="7277CA68"/>
    <w:rsid w:val="727ACFE8"/>
    <w:rsid w:val="727ED5A2"/>
    <w:rsid w:val="72809615"/>
    <w:rsid w:val="72864275"/>
    <w:rsid w:val="7287D26A"/>
    <w:rsid w:val="72889862"/>
    <w:rsid w:val="728B3D44"/>
    <w:rsid w:val="728D971B"/>
    <w:rsid w:val="7296D7F5"/>
    <w:rsid w:val="729ADF4C"/>
    <w:rsid w:val="729D2A99"/>
    <w:rsid w:val="729E9276"/>
    <w:rsid w:val="729EBC36"/>
    <w:rsid w:val="729FDE3B"/>
    <w:rsid w:val="72A0C9D9"/>
    <w:rsid w:val="72A1AA02"/>
    <w:rsid w:val="72A1BE40"/>
    <w:rsid w:val="72A20AB1"/>
    <w:rsid w:val="72A2C6DA"/>
    <w:rsid w:val="72A2D8F3"/>
    <w:rsid w:val="72A4EE78"/>
    <w:rsid w:val="72A51589"/>
    <w:rsid w:val="72A56BD7"/>
    <w:rsid w:val="72A92B39"/>
    <w:rsid w:val="72AB272F"/>
    <w:rsid w:val="72AC47BF"/>
    <w:rsid w:val="72B0CB3B"/>
    <w:rsid w:val="72B30A5B"/>
    <w:rsid w:val="72B335A2"/>
    <w:rsid w:val="72B35B08"/>
    <w:rsid w:val="72B4845B"/>
    <w:rsid w:val="72B4983D"/>
    <w:rsid w:val="72B6BB5B"/>
    <w:rsid w:val="72B97199"/>
    <w:rsid w:val="72BAEB06"/>
    <w:rsid w:val="72BDE689"/>
    <w:rsid w:val="72BFA474"/>
    <w:rsid w:val="72C63119"/>
    <w:rsid w:val="72C807E1"/>
    <w:rsid w:val="72C88366"/>
    <w:rsid w:val="72CA8514"/>
    <w:rsid w:val="72CB9911"/>
    <w:rsid w:val="72CE1E5F"/>
    <w:rsid w:val="72CE90CF"/>
    <w:rsid w:val="72CF400B"/>
    <w:rsid w:val="72D03FD3"/>
    <w:rsid w:val="72D2075B"/>
    <w:rsid w:val="72D2AA83"/>
    <w:rsid w:val="72D2F25E"/>
    <w:rsid w:val="72D813C8"/>
    <w:rsid w:val="72DB29C0"/>
    <w:rsid w:val="72DB5541"/>
    <w:rsid w:val="72DBC2E1"/>
    <w:rsid w:val="72DE5E89"/>
    <w:rsid w:val="72DFE5E2"/>
    <w:rsid w:val="72E04B60"/>
    <w:rsid w:val="72E13DA5"/>
    <w:rsid w:val="72E3CD91"/>
    <w:rsid w:val="72E582D6"/>
    <w:rsid w:val="72E80D4A"/>
    <w:rsid w:val="72E8DF15"/>
    <w:rsid w:val="72F1B111"/>
    <w:rsid w:val="72F44F47"/>
    <w:rsid w:val="72F5FFD7"/>
    <w:rsid w:val="72F739DF"/>
    <w:rsid w:val="72FDD89A"/>
    <w:rsid w:val="72FF1E4F"/>
    <w:rsid w:val="73005B65"/>
    <w:rsid w:val="73018E91"/>
    <w:rsid w:val="731CBAE9"/>
    <w:rsid w:val="731D5466"/>
    <w:rsid w:val="731E7F50"/>
    <w:rsid w:val="731F6906"/>
    <w:rsid w:val="7328DCE3"/>
    <w:rsid w:val="732A83C1"/>
    <w:rsid w:val="732B2D37"/>
    <w:rsid w:val="732EFED8"/>
    <w:rsid w:val="7330D8CA"/>
    <w:rsid w:val="73341BE3"/>
    <w:rsid w:val="7335C875"/>
    <w:rsid w:val="733B9DF1"/>
    <w:rsid w:val="733F30B4"/>
    <w:rsid w:val="734A1D12"/>
    <w:rsid w:val="734A2866"/>
    <w:rsid w:val="7350612D"/>
    <w:rsid w:val="73555233"/>
    <w:rsid w:val="7356E5BD"/>
    <w:rsid w:val="735A172A"/>
    <w:rsid w:val="735A2CFF"/>
    <w:rsid w:val="735D8360"/>
    <w:rsid w:val="735FB9AE"/>
    <w:rsid w:val="7360E78F"/>
    <w:rsid w:val="7361B27C"/>
    <w:rsid w:val="73621984"/>
    <w:rsid w:val="7363CFA9"/>
    <w:rsid w:val="73662F8B"/>
    <w:rsid w:val="73678B97"/>
    <w:rsid w:val="736811AD"/>
    <w:rsid w:val="7369E76C"/>
    <w:rsid w:val="736AD774"/>
    <w:rsid w:val="736BB21C"/>
    <w:rsid w:val="736BBED2"/>
    <w:rsid w:val="7376D4B7"/>
    <w:rsid w:val="7377209F"/>
    <w:rsid w:val="73797B9C"/>
    <w:rsid w:val="7379999F"/>
    <w:rsid w:val="737B0C0B"/>
    <w:rsid w:val="737D24D0"/>
    <w:rsid w:val="737F7191"/>
    <w:rsid w:val="7381E966"/>
    <w:rsid w:val="73849FED"/>
    <w:rsid w:val="73873297"/>
    <w:rsid w:val="7387F8FB"/>
    <w:rsid w:val="738A0DAC"/>
    <w:rsid w:val="738BE461"/>
    <w:rsid w:val="7392DD3F"/>
    <w:rsid w:val="73937F34"/>
    <w:rsid w:val="7398766A"/>
    <w:rsid w:val="739A8170"/>
    <w:rsid w:val="739F54B6"/>
    <w:rsid w:val="73A6906B"/>
    <w:rsid w:val="73A718B2"/>
    <w:rsid w:val="73AB77B4"/>
    <w:rsid w:val="73AE02AA"/>
    <w:rsid w:val="73B17DBC"/>
    <w:rsid w:val="73B216E6"/>
    <w:rsid w:val="73B46707"/>
    <w:rsid w:val="73B66C54"/>
    <w:rsid w:val="73B6BF46"/>
    <w:rsid w:val="73B94EFC"/>
    <w:rsid w:val="73BAC228"/>
    <w:rsid w:val="73BB1041"/>
    <w:rsid w:val="73BB4E2A"/>
    <w:rsid w:val="73C3A389"/>
    <w:rsid w:val="73C56578"/>
    <w:rsid w:val="73C66D17"/>
    <w:rsid w:val="73C690C4"/>
    <w:rsid w:val="73C7C3FB"/>
    <w:rsid w:val="73CA0B63"/>
    <w:rsid w:val="73D00691"/>
    <w:rsid w:val="73D0E29A"/>
    <w:rsid w:val="73DA0F33"/>
    <w:rsid w:val="73E241E7"/>
    <w:rsid w:val="73F16509"/>
    <w:rsid w:val="73F3CAA0"/>
    <w:rsid w:val="73F6942E"/>
    <w:rsid w:val="73FA34AD"/>
    <w:rsid w:val="73FA78C2"/>
    <w:rsid w:val="73FA9223"/>
    <w:rsid w:val="73FA9C05"/>
    <w:rsid w:val="73FC2AB9"/>
    <w:rsid w:val="73FF420A"/>
    <w:rsid w:val="7401266A"/>
    <w:rsid w:val="740262C4"/>
    <w:rsid w:val="740CBFD0"/>
    <w:rsid w:val="7411F265"/>
    <w:rsid w:val="7415C5D8"/>
    <w:rsid w:val="741652C8"/>
    <w:rsid w:val="7417482E"/>
    <w:rsid w:val="74214820"/>
    <w:rsid w:val="7424231C"/>
    <w:rsid w:val="7424B457"/>
    <w:rsid w:val="74268055"/>
    <w:rsid w:val="742A112C"/>
    <w:rsid w:val="742B0189"/>
    <w:rsid w:val="742C49A9"/>
    <w:rsid w:val="742FA12B"/>
    <w:rsid w:val="74304190"/>
    <w:rsid w:val="74362A5F"/>
    <w:rsid w:val="74388800"/>
    <w:rsid w:val="743E119F"/>
    <w:rsid w:val="74426059"/>
    <w:rsid w:val="74441700"/>
    <w:rsid w:val="74441F04"/>
    <w:rsid w:val="7445E8DD"/>
    <w:rsid w:val="74470D27"/>
    <w:rsid w:val="744C11A6"/>
    <w:rsid w:val="744C42CC"/>
    <w:rsid w:val="744FF8D0"/>
    <w:rsid w:val="745015D6"/>
    <w:rsid w:val="7451BBA4"/>
    <w:rsid w:val="7454B4B6"/>
    <w:rsid w:val="7456597A"/>
    <w:rsid w:val="745819DE"/>
    <w:rsid w:val="74593276"/>
    <w:rsid w:val="745A874E"/>
    <w:rsid w:val="74655F88"/>
    <w:rsid w:val="746B7C69"/>
    <w:rsid w:val="7470E4DC"/>
    <w:rsid w:val="74712A8D"/>
    <w:rsid w:val="74725DD5"/>
    <w:rsid w:val="7475599E"/>
    <w:rsid w:val="747586D6"/>
    <w:rsid w:val="74782698"/>
    <w:rsid w:val="747C8898"/>
    <w:rsid w:val="748075C3"/>
    <w:rsid w:val="7488AA33"/>
    <w:rsid w:val="748D6C71"/>
    <w:rsid w:val="748E8083"/>
    <w:rsid w:val="748EE76E"/>
    <w:rsid w:val="7494E9F9"/>
    <w:rsid w:val="74964641"/>
    <w:rsid w:val="7498841D"/>
    <w:rsid w:val="749C2531"/>
    <w:rsid w:val="749C332C"/>
    <w:rsid w:val="749E3E85"/>
    <w:rsid w:val="74A8D0A3"/>
    <w:rsid w:val="74A93F4D"/>
    <w:rsid w:val="74AABAE9"/>
    <w:rsid w:val="74B23726"/>
    <w:rsid w:val="74B344BE"/>
    <w:rsid w:val="74B3EF17"/>
    <w:rsid w:val="74B61361"/>
    <w:rsid w:val="74B68019"/>
    <w:rsid w:val="74BA9D92"/>
    <w:rsid w:val="74BD3A5A"/>
    <w:rsid w:val="74C2AD33"/>
    <w:rsid w:val="74C4B0C1"/>
    <w:rsid w:val="74C8408B"/>
    <w:rsid w:val="74C86460"/>
    <w:rsid w:val="74D1665F"/>
    <w:rsid w:val="74D33B52"/>
    <w:rsid w:val="74D34C0E"/>
    <w:rsid w:val="74D56A99"/>
    <w:rsid w:val="74D5D183"/>
    <w:rsid w:val="74D66DC4"/>
    <w:rsid w:val="74DD0948"/>
    <w:rsid w:val="74DDF864"/>
    <w:rsid w:val="74E041A7"/>
    <w:rsid w:val="74E09E71"/>
    <w:rsid w:val="74E58F26"/>
    <w:rsid w:val="74EB12AA"/>
    <w:rsid w:val="74F036B9"/>
    <w:rsid w:val="74F66101"/>
    <w:rsid w:val="74F68E4C"/>
    <w:rsid w:val="74FA2272"/>
    <w:rsid w:val="74FA8358"/>
    <w:rsid w:val="74FF086D"/>
    <w:rsid w:val="75008A30"/>
    <w:rsid w:val="7502F037"/>
    <w:rsid w:val="75055D11"/>
    <w:rsid w:val="750580BA"/>
    <w:rsid w:val="75083350"/>
    <w:rsid w:val="7508D950"/>
    <w:rsid w:val="7513826D"/>
    <w:rsid w:val="7514C953"/>
    <w:rsid w:val="751B6E44"/>
    <w:rsid w:val="751BCED2"/>
    <w:rsid w:val="751C49CE"/>
    <w:rsid w:val="751DCCD8"/>
    <w:rsid w:val="75208452"/>
    <w:rsid w:val="75223C26"/>
    <w:rsid w:val="752719FF"/>
    <w:rsid w:val="7529123D"/>
    <w:rsid w:val="752B9827"/>
    <w:rsid w:val="752DCC7C"/>
    <w:rsid w:val="752E6546"/>
    <w:rsid w:val="7533077F"/>
    <w:rsid w:val="75387750"/>
    <w:rsid w:val="753B6259"/>
    <w:rsid w:val="753EDB39"/>
    <w:rsid w:val="7541B9CD"/>
    <w:rsid w:val="754D112A"/>
    <w:rsid w:val="75555A82"/>
    <w:rsid w:val="7556A599"/>
    <w:rsid w:val="755B4CEB"/>
    <w:rsid w:val="755C5C4E"/>
    <w:rsid w:val="7562C897"/>
    <w:rsid w:val="75655A25"/>
    <w:rsid w:val="7565EDAA"/>
    <w:rsid w:val="7568B936"/>
    <w:rsid w:val="7569D8F7"/>
    <w:rsid w:val="756CC50F"/>
    <w:rsid w:val="756E5252"/>
    <w:rsid w:val="7570CE23"/>
    <w:rsid w:val="75758070"/>
    <w:rsid w:val="75774C5A"/>
    <w:rsid w:val="757A3AFF"/>
    <w:rsid w:val="757B63F2"/>
    <w:rsid w:val="757D848B"/>
    <w:rsid w:val="7583AD25"/>
    <w:rsid w:val="759091C5"/>
    <w:rsid w:val="75957159"/>
    <w:rsid w:val="7595D38E"/>
    <w:rsid w:val="7596C826"/>
    <w:rsid w:val="759A60F9"/>
    <w:rsid w:val="759A7626"/>
    <w:rsid w:val="759E4AC2"/>
    <w:rsid w:val="75A39B43"/>
    <w:rsid w:val="75A50556"/>
    <w:rsid w:val="75A508BC"/>
    <w:rsid w:val="75A5E0C7"/>
    <w:rsid w:val="75A9876A"/>
    <w:rsid w:val="75AEAB22"/>
    <w:rsid w:val="75B30423"/>
    <w:rsid w:val="75BAE5A1"/>
    <w:rsid w:val="75BF423E"/>
    <w:rsid w:val="75CD1BE0"/>
    <w:rsid w:val="75D0933C"/>
    <w:rsid w:val="75D181A2"/>
    <w:rsid w:val="75D20DEC"/>
    <w:rsid w:val="75DF0843"/>
    <w:rsid w:val="75E01067"/>
    <w:rsid w:val="75E69067"/>
    <w:rsid w:val="75EA1B6E"/>
    <w:rsid w:val="75EAC3C0"/>
    <w:rsid w:val="75EEDCA8"/>
    <w:rsid w:val="75F29395"/>
    <w:rsid w:val="75F2EE31"/>
    <w:rsid w:val="75F2F833"/>
    <w:rsid w:val="75F44358"/>
    <w:rsid w:val="75F67278"/>
    <w:rsid w:val="75F75676"/>
    <w:rsid w:val="75F8B88E"/>
    <w:rsid w:val="75FCC1F5"/>
    <w:rsid w:val="7602339D"/>
    <w:rsid w:val="76042BF4"/>
    <w:rsid w:val="7605F396"/>
    <w:rsid w:val="7605FB4A"/>
    <w:rsid w:val="7606112D"/>
    <w:rsid w:val="76100CC1"/>
    <w:rsid w:val="76134312"/>
    <w:rsid w:val="76135047"/>
    <w:rsid w:val="761574B1"/>
    <w:rsid w:val="7616642E"/>
    <w:rsid w:val="7616917A"/>
    <w:rsid w:val="7617A12E"/>
    <w:rsid w:val="7619AE02"/>
    <w:rsid w:val="761A19C3"/>
    <w:rsid w:val="761ACFD6"/>
    <w:rsid w:val="761ADA38"/>
    <w:rsid w:val="761CE1FC"/>
    <w:rsid w:val="761D69DD"/>
    <w:rsid w:val="76227D8C"/>
    <w:rsid w:val="7624FCE9"/>
    <w:rsid w:val="76299D6B"/>
    <w:rsid w:val="762C6AC3"/>
    <w:rsid w:val="76328E8B"/>
    <w:rsid w:val="763320A0"/>
    <w:rsid w:val="7633433D"/>
    <w:rsid w:val="76356A47"/>
    <w:rsid w:val="763A3523"/>
    <w:rsid w:val="763BC593"/>
    <w:rsid w:val="7646631D"/>
    <w:rsid w:val="764B9A53"/>
    <w:rsid w:val="764F05A5"/>
    <w:rsid w:val="76534452"/>
    <w:rsid w:val="7656C49A"/>
    <w:rsid w:val="765CDAF4"/>
    <w:rsid w:val="765FE1E6"/>
    <w:rsid w:val="766065FA"/>
    <w:rsid w:val="7660A8EC"/>
    <w:rsid w:val="76645E90"/>
    <w:rsid w:val="766662CC"/>
    <w:rsid w:val="766B0613"/>
    <w:rsid w:val="76731928"/>
    <w:rsid w:val="76783282"/>
    <w:rsid w:val="7678F81B"/>
    <w:rsid w:val="76791816"/>
    <w:rsid w:val="767A162C"/>
    <w:rsid w:val="767ABD43"/>
    <w:rsid w:val="767C1B13"/>
    <w:rsid w:val="767F2FF0"/>
    <w:rsid w:val="768BD56E"/>
    <w:rsid w:val="768FB971"/>
    <w:rsid w:val="7696798F"/>
    <w:rsid w:val="769A4754"/>
    <w:rsid w:val="769BAE5A"/>
    <w:rsid w:val="769DD7F0"/>
    <w:rsid w:val="769F3D28"/>
    <w:rsid w:val="76A335BC"/>
    <w:rsid w:val="76A5029B"/>
    <w:rsid w:val="76AA5BAF"/>
    <w:rsid w:val="76ACFF14"/>
    <w:rsid w:val="76B060CC"/>
    <w:rsid w:val="76B0B9D3"/>
    <w:rsid w:val="76B0C2AC"/>
    <w:rsid w:val="76B14A50"/>
    <w:rsid w:val="76B23F0D"/>
    <w:rsid w:val="76B46706"/>
    <w:rsid w:val="76BDB54F"/>
    <w:rsid w:val="76C25753"/>
    <w:rsid w:val="76C57B7C"/>
    <w:rsid w:val="76C9170D"/>
    <w:rsid w:val="76CA2695"/>
    <w:rsid w:val="76CFC94B"/>
    <w:rsid w:val="76D36974"/>
    <w:rsid w:val="76D3FB3A"/>
    <w:rsid w:val="76D7B492"/>
    <w:rsid w:val="76D9ABC1"/>
    <w:rsid w:val="76DFA795"/>
    <w:rsid w:val="76E15861"/>
    <w:rsid w:val="76EED812"/>
    <w:rsid w:val="76F6A1FE"/>
    <w:rsid w:val="76FAFE3E"/>
    <w:rsid w:val="76FB6A40"/>
    <w:rsid w:val="76FB9547"/>
    <w:rsid w:val="76FCA3ED"/>
    <w:rsid w:val="76FF0AF1"/>
    <w:rsid w:val="7700CFC4"/>
    <w:rsid w:val="77055C62"/>
    <w:rsid w:val="7707A753"/>
    <w:rsid w:val="77083806"/>
    <w:rsid w:val="77135A7B"/>
    <w:rsid w:val="7714694C"/>
    <w:rsid w:val="77149346"/>
    <w:rsid w:val="771CC540"/>
    <w:rsid w:val="77233764"/>
    <w:rsid w:val="77251460"/>
    <w:rsid w:val="7726CBBE"/>
    <w:rsid w:val="772BF7AE"/>
    <w:rsid w:val="77323B92"/>
    <w:rsid w:val="77331758"/>
    <w:rsid w:val="7733C1C9"/>
    <w:rsid w:val="77343155"/>
    <w:rsid w:val="7734DFF6"/>
    <w:rsid w:val="77378435"/>
    <w:rsid w:val="773F23BC"/>
    <w:rsid w:val="773FE71C"/>
    <w:rsid w:val="7743BCC3"/>
    <w:rsid w:val="7749B110"/>
    <w:rsid w:val="774A7B83"/>
    <w:rsid w:val="7751A958"/>
    <w:rsid w:val="77547F3C"/>
    <w:rsid w:val="77595F07"/>
    <w:rsid w:val="775CF76C"/>
    <w:rsid w:val="775E1555"/>
    <w:rsid w:val="776165CD"/>
    <w:rsid w:val="77675F27"/>
    <w:rsid w:val="776DB56F"/>
    <w:rsid w:val="776E3BE2"/>
    <w:rsid w:val="776EA5DD"/>
    <w:rsid w:val="77712216"/>
    <w:rsid w:val="7777CC1A"/>
    <w:rsid w:val="77784F46"/>
    <w:rsid w:val="777B8C9D"/>
    <w:rsid w:val="777F9342"/>
    <w:rsid w:val="77826580"/>
    <w:rsid w:val="778A1648"/>
    <w:rsid w:val="778C1A78"/>
    <w:rsid w:val="778D8BA9"/>
    <w:rsid w:val="778E540F"/>
    <w:rsid w:val="77902499"/>
    <w:rsid w:val="7790FB18"/>
    <w:rsid w:val="779387BA"/>
    <w:rsid w:val="7796CAEE"/>
    <w:rsid w:val="77970C8B"/>
    <w:rsid w:val="77979B92"/>
    <w:rsid w:val="779B8E99"/>
    <w:rsid w:val="779C6A8B"/>
    <w:rsid w:val="779CFA0E"/>
    <w:rsid w:val="779CFC50"/>
    <w:rsid w:val="77A011E1"/>
    <w:rsid w:val="77ADB138"/>
    <w:rsid w:val="77AFC236"/>
    <w:rsid w:val="77B4898B"/>
    <w:rsid w:val="77B6D023"/>
    <w:rsid w:val="77BA7794"/>
    <w:rsid w:val="77BD1204"/>
    <w:rsid w:val="77C30C46"/>
    <w:rsid w:val="77C33291"/>
    <w:rsid w:val="77C98C32"/>
    <w:rsid w:val="77CF41A9"/>
    <w:rsid w:val="77D173E2"/>
    <w:rsid w:val="77D1FB36"/>
    <w:rsid w:val="77D27E12"/>
    <w:rsid w:val="77D69675"/>
    <w:rsid w:val="77D8E664"/>
    <w:rsid w:val="77DD8FBA"/>
    <w:rsid w:val="77DE8B93"/>
    <w:rsid w:val="77DF1C1B"/>
    <w:rsid w:val="77DF87B2"/>
    <w:rsid w:val="77DF97CD"/>
    <w:rsid w:val="77E7922B"/>
    <w:rsid w:val="77EB7508"/>
    <w:rsid w:val="77EC0473"/>
    <w:rsid w:val="77F0D49A"/>
    <w:rsid w:val="77F6F228"/>
    <w:rsid w:val="77F938A4"/>
    <w:rsid w:val="77FC14A6"/>
    <w:rsid w:val="77FC3BAE"/>
    <w:rsid w:val="77FDF4E4"/>
    <w:rsid w:val="7806D136"/>
    <w:rsid w:val="7808F811"/>
    <w:rsid w:val="780CDACD"/>
    <w:rsid w:val="780CF8C9"/>
    <w:rsid w:val="780E5634"/>
    <w:rsid w:val="780F1BDA"/>
    <w:rsid w:val="78138E57"/>
    <w:rsid w:val="7815F349"/>
    <w:rsid w:val="781C5297"/>
    <w:rsid w:val="781F2D9C"/>
    <w:rsid w:val="7824CD39"/>
    <w:rsid w:val="782CEC3E"/>
    <w:rsid w:val="78302813"/>
    <w:rsid w:val="78349178"/>
    <w:rsid w:val="78386AB6"/>
    <w:rsid w:val="783C73A0"/>
    <w:rsid w:val="783E0A53"/>
    <w:rsid w:val="78426C5B"/>
    <w:rsid w:val="78444B29"/>
    <w:rsid w:val="7848AFC6"/>
    <w:rsid w:val="784E51FF"/>
    <w:rsid w:val="784EB64B"/>
    <w:rsid w:val="7859251B"/>
    <w:rsid w:val="78615079"/>
    <w:rsid w:val="78654F58"/>
    <w:rsid w:val="78657D42"/>
    <w:rsid w:val="78663989"/>
    <w:rsid w:val="786C30FB"/>
    <w:rsid w:val="786EF4A7"/>
    <w:rsid w:val="78708EE8"/>
    <w:rsid w:val="78723CF1"/>
    <w:rsid w:val="7876E942"/>
    <w:rsid w:val="7877F093"/>
    <w:rsid w:val="787A2A77"/>
    <w:rsid w:val="787C43D4"/>
    <w:rsid w:val="787C5D44"/>
    <w:rsid w:val="787D26F7"/>
    <w:rsid w:val="787D37D5"/>
    <w:rsid w:val="787EA50D"/>
    <w:rsid w:val="787F17E1"/>
    <w:rsid w:val="7883CF90"/>
    <w:rsid w:val="78880A28"/>
    <w:rsid w:val="788867F3"/>
    <w:rsid w:val="788C8881"/>
    <w:rsid w:val="788DE7DD"/>
    <w:rsid w:val="788E88E4"/>
    <w:rsid w:val="789012A6"/>
    <w:rsid w:val="7893414C"/>
    <w:rsid w:val="78998DFE"/>
    <w:rsid w:val="789B00D1"/>
    <w:rsid w:val="789B4019"/>
    <w:rsid w:val="78A31103"/>
    <w:rsid w:val="78A577CE"/>
    <w:rsid w:val="78ABAACC"/>
    <w:rsid w:val="78AF196D"/>
    <w:rsid w:val="78BC802B"/>
    <w:rsid w:val="78C032FE"/>
    <w:rsid w:val="78C2A664"/>
    <w:rsid w:val="78C79331"/>
    <w:rsid w:val="78CA7EF8"/>
    <w:rsid w:val="78CDE38F"/>
    <w:rsid w:val="78CE31CA"/>
    <w:rsid w:val="78D4BB7E"/>
    <w:rsid w:val="78D82339"/>
    <w:rsid w:val="78D9C0E1"/>
    <w:rsid w:val="78DBD9C0"/>
    <w:rsid w:val="78E723D7"/>
    <w:rsid w:val="78EB1D30"/>
    <w:rsid w:val="78F15657"/>
    <w:rsid w:val="78F41BB8"/>
    <w:rsid w:val="78F43287"/>
    <w:rsid w:val="78F57FD1"/>
    <w:rsid w:val="78FCF518"/>
    <w:rsid w:val="78FDB2A9"/>
    <w:rsid w:val="790299BD"/>
    <w:rsid w:val="7905DFB3"/>
    <w:rsid w:val="79063C74"/>
    <w:rsid w:val="7908DF8E"/>
    <w:rsid w:val="7909442C"/>
    <w:rsid w:val="790BB66C"/>
    <w:rsid w:val="790E587F"/>
    <w:rsid w:val="791155F8"/>
    <w:rsid w:val="7913E5AE"/>
    <w:rsid w:val="79172047"/>
    <w:rsid w:val="791824F9"/>
    <w:rsid w:val="7925A8EC"/>
    <w:rsid w:val="7925F096"/>
    <w:rsid w:val="792607AC"/>
    <w:rsid w:val="79279188"/>
    <w:rsid w:val="792A099D"/>
    <w:rsid w:val="792D7606"/>
    <w:rsid w:val="79304B8E"/>
    <w:rsid w:val="7933246D"/>
    <w:rsid w:val="7935D99D"/>
    <w:rsid w:val="793A0BAE"/>
    <w:rsid w:val="793AAC51"/>
    <w:rsid w:val="793EBDE9"/>
    <w:rsid w:val="7940F968"/>
    <w:rsid w:val="7942C79A"/>
    <w:rsid w:val="794640AA"/>
    <w:rsid w:val="79480078"/>
    <w:rsid w:val="794A00F8"/>
    <w:rsid w:val="794C3E13"/>
    <w:rsid w:val="794E27CF"/>
    <w:rsid w:val="7955703B"/>
    <w:rsid w:val="795AD9CD"/>
    <w:rsid w:val="795E529A"/>
    <w:rsid w:val="795E6E4D"/>
    <w:rsid w:val="795E7FCD"/>
    <w:rsid w:val="7962882C"/>
    <w:rsid w:val="7965F128"/>
    <w:rsid w:val="79672CBD"/>
    <w:rsid w:val="796A650F"/>
    <w:rsid w:val="7973D758"/>
    <w:rsid w:val="7975CB6D"/>
    <w:rsid w:val="797CF175"/>
    <w:rsid w:val="797F995A"/>
    <w:rsid w:val="79814802"/>
    <w:rsid w:val="7981CEFF"/>
    <w:rsid w:val="79821B1A"/>
    <w:rsid w:val="798564F8"/>
    <w:rsid w:val="798BF9B3"/>
    <w:rsid w:val="798EDD88"/>
    <w:rsid w:val="79943AB7"/>
    <w:rsid w:val="799A5063"/>
    <w:rsid w:val="799C8438"/>
    <w:rsid w:val="799EBD8C"/>
    <w:rsid w:val="79A3A83E"/>
    <w:rsid w:val="79AF31E0"/>
    <w:rsid w:val="79B0E416"/>
    <w:rsid w:val="79B82D8F"/>
    <w:rsid w:val="79BB271C"/>
    <w:rsid w:val="79BB91FF"/>
    <w:rsid w:val="79BF1689"/>
    <w:rsid w:val="79C3C82D"/>
    <w:rsid w:val="79C6F422"/>
    <w:rsid w:val="79C9E529"/>
    <w:rsid w:val="79CB291E"/>
    <w:rsid w:val="79CD1379"/>
    <w:rsid w:val="79CDC3B8"/>
    <w:rsid w:val="79CE39CC"/>
    <w:rsid w:val="79D324B7"/>
    <w:rsid w:val="79D890FB"/>
    <w:rsid w:val="79DA70C4"/>
    <w:rsid w:val="79DE081F"/>
    <w:rsid w:val="79DFD053"/>
    <w:rsid w:val="79E5C776"/>
    <w:rsid w:val="79E6335D"/>
    <w:rsid w:val="79E7C083"/>
    <w:rsid w:val="79EA2CE0"/>
    <w:rsid w:val="79F9CA07"/>
    <w:rsid w:val="79F9D0DA"/>
    <w:rsid w:val="79FCCD68"/>
    <w:rsid w:val="7A04D731"/>
    <w:rsid w:val="7A051EB3"/>
    <w:rsid w:val="7A07595C"/>
    <w:rsid w:val="7A07DB72"/>
    <w:rsid w:val="7A0DCA2F"/>
    <w:rsid w:val="7A0F3D1E"/>
    <w:rsid w:val="7A12A63A"/>
    <w:rsid w:val="7A141305"/>
    <w:rsid w:val="7A164DCD"/>
    <w:rsid w:val="7A178F31"/>
    <w:rsid w:val="7A199E0E"/>
    <w:rsid w:val="7A1ACEF7"/>
    <w:rsid w:val="7A24676B"/>
    <w:rsid w:val="7A25CDB1"/>
    <w:rsid w:val="7A275BB7"/>
    <w:rsid w:val="7A2D82E6"/>
    <w:rsid w:val="7A324534"/>
    <w:rsid w:val="7A34791A"/>
    <w:rsid w:val="7A35EC77"/>
    <w:rsid w:val="7A3E1684"/>
    <w:rsid w:val="7A3F6AED"/>
    <w:rsid w:val="7A4600EF"/>
    <w:rsid w:val="7A486912"/>
    <w:rsid w:val="7A4E5780"/>
    <w:rsid w:val="7A4F6DD4"/>
    <w:rsid w:val="7A5133AD"/>
    <w:rsid w:val="7A51A9D4"/>
    <w:rsid w:val="7A5250ED"/>
    <w:rsid w:val="7A532835"/>
    <w:rsid w:val="7A5581F5"/>
    <w:rsid w:val="7A5776D9"/>
    <w:rsid w:val="7A5D1295"/>
    <w:rsid w:val="7A60CFBF"/>
    <w:rsid w:val="7A6605AF"/>
    <w:rsid w:val="7A6728A8"/>
    <w:rsid w:val="7A759142"/>
    <w:rsid w:val="7A76A3F9"/>
    <w:rsid w:val="7A779430"/>
    <w:rsid w:val="7A79149E"/>
    <w:rsid w:val="7A80E264"/>
    <w:rsid w:val="7A856EA4"/>
    <w:rsid w:val="7A87E1AB"/>
    <w:rsid w:val="7A87F78F"/>
    <w:rsid w:val="7A894187"/>
    <w:rsid w:val="7A8AA01E"/>
    <w:rsid w:val="7A8FD231"/>
    <w:rsid w:val="7A90B39E"/>
    <w:rsid w:val="7A964B4F"/>
    <w:rsid w:val="7A97B9E3"/>
    <w:rsid w:val="7A98F7EB"/>
    <w:rsid w:val="7A991FDF"/>
    <w:rsid w:val="7AA1C550"/>
    <w:rsid w:val="7AA2595E"/>
    <w:rsid w:val="7AA486BC"/>
    <w:rsid w:val="7AA9C7EB"/>
    <w:rsid w:val="7AAC8DDF"/>
    <w:rsid w:val="7AAE4F7E"/>
    <w:rsid w:val="7AAFD893"/>
    <w:rsid w:val="7AB08B7E"/>
    <w:rsid w:val="7AB70B54"/>
    <w:rsid w:val="7AB80EA0"/>
    <w:rsid w:val="7AB86CE3"/>
    <w:rsid w:val="7AC03D1B"/>
    <w:rsid w:val="7AC745D7"/>
    <w:rsid w:val="7ACA09AB"/>
    <w:rsid w:val="7AD0C237"/>
    <w:rsid w:val="7AD213AE"/>
    <w:rsid w:val="7AD280A3"/>
    <w:rsid w:val="7ADA93AD"/>
    <w:rsid w:val="7ADBF600"/>
    <w:rsid w:val="7ADD35AF"/>
    <w:rsid w:val="7AE23BAD"/>
    <w:rsid w:val="7AE2C47B"/>
    <w:rsid w:val="7AE98B34"/>
    <w:rsid w:val="7AEAD40D"/>
    <w:rsid w:val="7AEAE062"/>
    <w:rsid w:val="7AEC03C0"/>
    <w:rsid w:val="7AEF3E90"/>
    <w:rsid w:val="7AF2188A"/>
    <w:rsid w:val="7AF3496D"/>
    <w:rsid w:val="7AF5D127"/>
    <w:rsid w:val="7AFBDF63"/>
    <w:rsid w:val="7AFFC78E"/>
    <w:rsid w:val="7B00BF58"/>
    <w:rsid w:val="7B073F55"/>
    <w:rsid w:val="7B0837B3"/>
    <w:rsid w:val="7B0F3DEE"/>
    <w:rsid w:val="7B0FD0BF"/>
    <w:rsid w:val="7B10E63B"/>
    <w:rsid w:val="7B1285AD"/>
    <w:rsid w:val="7B16276E"/>
    <w:rsid w:val="7B178E16"/>
    <w:rsid w:val="7B18A413"/>
    <w:rsid w:val="7B1A857B"/>
    <w:rsid w:val="7B1E3352"/>
    <w:rsid w:val="7B201F12"/>
    <w:rsid w:val="7B269B24"/>
    <w:rsid w:val="7B296978"/>
    <w:rsid w:val="7B29D55D"/>
    <w:rsid w:val="7B301532"/>
    <w:rsid w:val="7B3149A2"/>
    <w:rsid w:val="7B33257A"/>
    <w:rsid w:val="7B374590"/>
    <w:rsid w:val="7B3EC660"/>
    <w:rsid w:val="7B3F748C"/>
    <w:rsid w:val="7B44A76B"/>
    <w:rsid w:val="7B4BC27A"/>
    <w:rsid w:val="7B4FDA3D"/>
    <w:rsid w:val="7B50699A"/>
    <w:rsid w:val="7B52534C"/>
    <w:rsid w:val="7B52B000"/>
    <w:rsid w:val="7B5373DF"/>
    <w:rsid w:val="7B5572DE"/>
    <w:rsid w:val="7B56C28E"/>
    <w:rsid w:val="7B72F5E3"/>
    <w:rsid w:val="7B76A995"/>
    <w:rsid w:val="7B7B4D7C"/>
    <w:rsid w:val="7B7CAEE4"/>
    <w:rsid w:val="7B7DEDBA"/>
    <w:rsid w:val="7B848A59"/>
    <w:rsid w:val="7B84B798"/>
    <w:rsid w:val="7B915CCC"/>
    <w:rsid w:val="7B91CFC9"/>
    <w:rsid w:val="7B925F82"/>
    <w:rsid w:val="7B96900C"/>
    <w:rsid w:val="7B989881"/>
    <w:rsid w:val="7B9B2684"/>
    <w:rsid w:val="7B9C1DFA"/>
    <w:rsid w:val="7B9D68F0"/>
    <w:rsid w:val="7BA4C82F"/>
    <w:rsid w:val="7BA6FF2F"/>
    <w:rsid w:val="7BA973B4"/>
    <w:rsid w:val="7BA9C7E0"/>
    <w:rsid w:val="7BB3BFCA"/>
    <w:rsid w:val="7BB49805"/>
    <w:rsid w:val="7BB68C82"/>
    <w:rsid w:val="7BB7192F"/>
    <w:rsid w:val="7BBA0CED"/>
    <w:rsid w:val="7BBAA72C"/>
    <w:rsid w:val="7BBCC222"/>
    <w:rsid w:val="7BBE5D8C"/>
    <w:rsid w:val="7BC2F45E"/>
    <w:rsid w:val="7BC36171"/>
    <w:rsid w:val="7BC7EC37"/>
    <w:rsid w:val="7BCD56F8"/>
    <w:rsid w:val="7BD3A55F"/>
    <w:rsid w:val="7BD5D921"/>
    <w:rsid w:val="7BD94171"/>
    <w:rsid w:val="7BE26305"/>
    <w:rsid w:val="7BE3BD31"/>
    <w:rsid w:val="7BE644E2"/>
    <w:rsid w:val="7BE9003A"/>
    <w:rsid w:val="7BEDE3D4"/>
    <w:rsid w:val="7BF8EBD5"/>
    <w:rsid w:val="7BFF1B27"/>
    <w:rsid w:val="7C039FC8"/>
    <w:rsid w:val="7C049804"/>
    <w:rsid w:val="7C081357"/>
    <w:rsid w:val="7C085860"/>
    <w:rsid w:val="7C0E3437"/>
    <w:rsid w:val="7C105965"/>
    <w:rsid w:val="7C135BE3"/>
    <w:rsid w:val="7C1405E0"/>
    <w:rsid w:val="7C147D11"/>
    <w:rsid w:val="7C16B44C"/>
    <w:rsid w:val="7C1E1EE8"/>
    <w:rsid w:val="7C218313"/>
    <w:rsid w:val="7C24569E"/>
    <w:rsid w:val="7C36ADA2"/>
    <w:rsid w:val="7C36E979"/>
    <w:rsid w:val="7C3AF19F"/>
    <w:rsid w:val="7C3F70CD"/>
    <w:rsid w:val="7C42AF32"/>
    <w:rsid w:val="7C43A241"/>
    <w:rsid w:val="7C45431C"/>
    <w:rsid w:val="7C465C6C"/>
    <w:rsid w:val="7C4A1CEA"/>
    <w:rsid w:val="7C4BBA66"/>
    <w:rsid w:val="7C4F07FD"/>
    <w:rsid w:val="7C53D24D"/>
    <w:rsid w:val="7C56D4C7"/>
    <w:rsid w:val="7C57934F"/>
    <w:rsid w:val="7C58FCD0"/>
    <w:rsid w:val="7C5982E6"/>
    <w:rsid w:val="7C5EDD20"/>
    <w:rsid w:val="7C60B822"/>
    <w:rsid w:val="7C636FF8"/>
    <w:rsid w:val="7C66B67F"/>
    <w:rsid w:val="7C6CDDBA"/>
    <w:rsid w:val="7C70B63C"/>
    <w:rsid w:val="7C720B13"/>
    <w:rsid w:val="7C7336B5"/>
    <w:rsid w:val="7C73EAEB"/>
    <w:rsid w:val="7C770226"/>
    <w:rsid w:val="7C77B4D9"/>
    <w:rsid w:val="7C831462"/>
    <w:rsid w:val="7C83D044"/>
    <w:rsid w:val="7C86AEF1"/>
    <w:rsid w:val="7C88D8D2"/>
    <w:rsid w:val="7C88F5D8"/>
    <w:rsid w:val="7C8BBAEF"/>
    <w:rsid w:val="7C8DA48B"/>
    <w:rsid w:val="7C923F88"/>
    <w:rsid w:val="7C933FE6"/>
    <w:rsid w:val="7C970663"/>
    <w:rsid w:val="7C9743E3"/>
    <w:rsid w:val="7C983249"/>
    <w:rsid w:val="7C992493"/>
    <w:rsid w:val="7C9A263D"/>
    <w:rsid w:val="7C9A5F22"/>
    <w:rsid w:val="7C9BD449"/>
    <w:rsid w:val="7C9C67AD"/>
    <w:rsid w:val="7C9E8768"/>
    <w:rsid w:val="7C9F4A95"/>
    <w:rsid w:val="7CA31394"/>
    <w:rsid w:val="7CAEB309"/>
    <w:rsid w:val="7CB750F8"/>
    <w:rsid w:val="7CB7B42D"/>
    <w:rsid w:val="7CB9EC7A"/>
    <w:rsid w:val="7CBC7D5D"/>
    <w:rsid w:val="7CC257BB"/>
    <w:rsid w:val="7CC5FA14"/>
    <w:rsid w:val="7CC92CE9"/>
    <w:rsid w:val="7CCBE124"/>
    <w:rsid w:val="7CCE83E2"/>
    <w:rsid w:val="7CD24D20"/>
    <w:rsid w:val="7CD28B4F"/>
    <w:rsid w:val="7CD54278"/>
    <w:rsid w:val="7CDB9B6C"/>
    <w:rsid w:val="7CDFA2BC"/>
    <w:rsid w:val="7CDFA87B"/>
    <w:rsid w:val="7CE08902"/>
    <w:rsid w:val="7CE65B59"/>
    <w:rsid w:val="7CE8EFFF"/>
    <w:rsid w:val="7CF079A3"/>
    <w:rsid w:val="7CF4BDFE"/>
    <w:rsid w:val="7CF968AC"/>
    <w:rsid w:val="7CFAA75A"/>
    <w:rsid w:val="7CFDBB5B"/>
    <w:rsid w:val="7D01A882"/>
    <w:rsid w:val="7D077041"/>
    <w:rsid w:val="7D07BCA0"/>
    <w:rsid w:val="7D08CE56"/>
    <w:rsid w:val="7D0CB03A"/>
    <w:rsid w:val="7D0CB2EC"/>
    <w:rsid w:val="7D0CB34A"/>
    <w:rsid w:val="7D0E2ECC"/>
    <w:rsid w:val="7D17EC7D"/>
    <w:rsid w:val="7D193114"/>
    <w:rsid w:val="7D1A339C"/>
    <w:rsid w:val="7D1C125E"/>
    <w:rsid w:val="7D210ECA"/>
    <w:rsid w:val="7D23B230"/>
    <w:rsid w:val="7D25BB44"/>
    <w:rsid w:val="7D262849"/>
    <w:rsid w:val="7D26F94A"/>
    <w:rsid w:val="7D277693"/>
    <w:rsid w:val="7D2D0B29"/>
    <w:rsid w:val="7D2E5B94"/>
    <w:rsid w:val="7D2FCD70"/>
    <w:rsid w:val="7D3092E7"/>
    <w:rsid w:val="7D36735A"/>
    <w:rsid w:val="7D3A8FC3"/>
    <w:rsid w:val="7D3E647B"/>
    <w:rsid w:val="7D44B53B"/>
    <w:rsid w:val="7D459C62"/>
    <w:rsid w:val="7D46AACF"/>
    <w:rsid w:val="7D49A1F6"/>
    <w:rsid w:val="7D4A1938"/>
    <w:rsid w:val="7D4AF3FA"/>
    <w:rsid w:val="7D5361DA"/>
    <w:rsid w:val="7D57444C"/>
    <w:rsid w:val="7D582605"/>
    <w:rsid w:val="7D5C035D"/>
    <w:rsid w:val="7D5C146C"/>
    <w:rsid w:val="7D5FC108"/>
    <w:rsid w:val="7D74EE50"/>
    <w:rsid w:val="7D78AAAD"/>
    <w:rsid w:val="7D78E0D6"/>
    <w:rsid w:val="7D79BE46"/>
    <w:rsid w:val="7D7BB4C5"/>
    <w:rsid w:val="7D81D79F"/>
    <w:rsid w:val="7D86003F"/>
    <w:rsid w:val="7D8B03B5"/>
    <w:rsid w:val="7D8B7435"/>
    <w:rsid w:val="7D8C8CB4"/>
    <w:rsid w:val="7D8D365C"/>
    <w:rsid w:val="7D8D667D"/>
    <w:rsid w:val="7D8DB415"/>
    <w:rsid w:val="7D9580F1"/>
    <w:rsid w:val="7D979E8C"/>
    <w:rsid w:val="7D995F2C"/>
    <w:rsid w:val="7DA331A3"/>
    <w:rsid w:val="7DA4137C"/>
    <w:rsid w:val="7DA5BFA9"/>
    <w:rsid w:val="7DB189A1"/>
    <w:rsid w:val="7DB2BBBE"/>
    <w:rsid w:val="7DB2D784"/>
    <w:rsid w:val="7DB3A4BE"/>
    <w:rsid w:val="7DB560F7"/>
    <w:rsid w:val="7DB58416"/>
    <w:rsid w:val="7DBE32FA"/>
    <w:rsid w:val="7DC3E629"/>
    <w:rsid w:val="7DCA5EF7"/>
    <w:rsid w:val="7DCFF82D"/>
    <w:rsid w:val="7DD0D2C7"/>
    <w:rsid w:val="7DD1B345"/>
    <w:rsid w:val="7DD28182"/>
    <w:rsid w:val="7DD2FA7C"/>
    <w:rsid w:val="7DD33DC8"/>
    <w:rsid w:val="7DD40A13"/>
    <w:rsid w:val="7DD51D10"/>
    <w:rsid w:val="7DD671AB"/>
    <w:rsid w:val="7DD87FA2"/>
    <w:rsid w:val="7DDA41BE"/>
    <w:rsid w:val="7DDAC50F"/>
    <w:rsid w:val="7DDC8116"/>
    <w:rsid w:val="7DE13217"/>
    <w:rsid w:val="7DE18CB4"/>
    <w:rsid w:val="7DE2C6F2"/>
    <w:rsid w:val="7DE671E9"/>
    <w:rsid w:val="7DE7B4E9"/>
    <w:rsid w:val="7DEC7B55"/>
    <w:rsid w:val="7DEE900F"/>
    <w:rsid w:val="7DF5BE30"/>
    <w:rsid w:val="7DFC3C0B"/>
    <w:rsid w:val="7DFF2B13"/>
    <w:rsid w:val="7E086E30"/>
    <w:rsid w:val="7E08B2C0"/>
    <w:rsid w:val="7E10523E"/>
    <w:rsid w:val="7E1267D2"/>
    <w:rsid w:val="7E1DECEB"/>
    <w:rsid w:val="7E203A22"/>
    <w:rsid w:val="7E223D70"/>
    <w:rsid w:val="7E229534"/>
    <w:rsid w:val="7E238778"/>
    <w:rsid w:val="7E24342C"/>
    <w:rsid w:val="7E2B6729"/>
    <w:rsid w:val="7E2BB335"/>
    <w:rsid w:val="7E2FCB79"/>
    <w:rsid w:val="7E30AA51"/>
    <w:rsid w:val="7E323F42"/>
    <w:rsid w:val="7E3483A3"/>
    <w:rsid w:val="7E3501C9"/>
    <w:rsid w:val="7E3630B9"/>
    <w:rsid w:val="7E3CD936"/>
    <w:rsid w:val="7E471350"/>
    <w:rsid w:val="7E49B962"/>
    <w:rsid w:val="7E4B1EE6"/>
    <w:rsid w:val="7E4F0FBE"/>
    <w:rsid w:val="7E512825"/>
    <w:rsid w:val="7E5183B0"/>
    <w:rsid w:val="7E54A7FA"/>
    <w:rsid w:val="7E560A6B"/>
    <w:rsid w:val="7E584F23"/>
    <w:rsid w:val="7E5D3049"/>
    <w:rsid w:val="7E61CA75"/>
    <w:rsid w:val="7E63531B"/>
    <w:rsid w:val="7E6476E7"/>
    <w:rsid w:val="7E648DAD"/>
    <w:rsid w:val="7E64C222"/>
    <w:rsid w:val="7E6A5B39"/>
    <w:rsid w:val="7E75CC27"/>
    <w:rsid w:val="7E76DD8C"/>
    <w:rsid w:val="7E771B6D"/>
    <w:rsid w:val="7E780164"/>
    <w:rsid w:val="7E814771"/>
    <w:rsid w:val="7E92A1B6"/>
    <w:rsid w:val="7E94D282"/>
    <w:rsid w:val="7E980AA7"/>
    <w:rsid w:val="7EA45893"/>
    <w:rsid w:val="7EACF7C1"/>
    <w:rsid w:val="7EAD0247"/>
    <w:rsid w:val="7EAE7811"/>
    <w:rsid w:val="7EAFD6D0"/>
    <w:rsid w:val="7EB0E900"/>
    <w:rsid w:val="7EB60707"/>
    <w:rsid w:val="7EB62292"/>
    <w:rsid w:val="7EB720CC"/>
    <w:rsid w:val="7EBA2AFA"/>
    <w:rsid w:val="7EBC77C2"/>
    <w:rsid w:val="7EC16648"/>
    <w:rsid w:val="7EC1EC97"/>
    <w:rsid w:val="7EC44659"/>
    <w:rsid w:val="7EC51884"/>
    <w:rsid w:val="7EC6B71F"/>
    <w:rsid w:val="7ECA709A"/>
    <w:rsid w:val="7ECB40A9"/>
    <w:rsid w:val="7ECBB112"/>
    <w:rsid w:val="7ECF2219"/>
    <w:rsid w:val="7ED2C4CC"/>
    <w:rsid w:val="7ED2CD5F"/>
    <w:rsid w:val="7ED78F0F"/>
    <w:rsid w:val="7ED7BC04"/>
    <w:rsid w:val="7ED91C87"/>
    <w:rsid w:val="7ED9DCF6"/>
    <w:rsid w:val="7EDFA780"/>
    <w:rsid w:val="7EE8A1B2"/>
    <w:rsid w:val="7EED5331"/>
    <w:rsid w:val="7EF56105"/>
    <w:rsid w:val="7EF60D56"/>
    <w:rsid w:val="7EFA31B2"/>
    <w:rsid w:val="7EFB95FE"/>
    <w:rsid w:val="7EFD8C3A"/>
    <w:rsid w:val="7EFDF9E1"/>
    <w:rsid w:val="7F04C652"/>
    <w:rsid w:val="7F0550A2"/>
    <w:rsid w:val="7F05D28E"/>
    <w:rsid w:val="7F06A72C"/>
    <w:rsid w:val="7F0755F4"/>
    <w:rsid w:val="7F08E18F"/>
    <w:rsid w:val="7F0BC62B"/>
    <w:rsid w:val="7F0D4FC9"/>
    <w:rsid w:val="7F0F65CA"/>
    <w:rsid w:val="7F13C83F"/>
    <w:rsid w:val="7F164694"/>
    <w:rsid w:val="7F1BA5BC"/>
    <w:rsid w:val="7F1E88D9"/>
    <w:rsid w:val="7F20A0BD"/>
    <w:rsid w:val="7F2421E1"/>
    <w:rsid w:val="7F25B241"/>
    <w:rsid w:val="7F271C41"/>
    <w:rsid w:val="7F2DFFB1"/>
    <w:rsid w:val="7F2E1E2A"/>
    <w:rsid w:val="7F30362D"/>
    <w:rsid w:val="7F3445AF"/>
    <w:rsid w:val="7F39503E"/>
    <w:rsid w:val="7F44A9CC"/>
    <w:rsid w:val="7F456D85"/>
    <w:rsid w:val="7F462322"/>
    <w:rsid w:val="7F4649AA"/>
    <w:rsid w:val="7F4883AB"/>
    <w:rsid w:val="7F49CB6D"/>
    <w:rsid w:val="7F4C040F"/>
    <w:rsid w:val="7F502F2C"/>
    <w:rsid w:val="7F506E10"/>
    <w:rsid w:val="7F52F4AE"/>
    <w:rsid w:val="7F5EC8B0"/>
    <w:rsid w:val="7F5F24C8"/>
    <w:rsid w:val="7F64923F"/>
    <w:rsid w:val="7F68F4F1"/>
    <w:rsid w:val="7F6B36A3"/>
    <w:rsid w:val="7F704057"/>
    <w:rsid w:val="7F706E69"/>
    <w:rsid w:val="7F711D42"/>
    <w:rsid w:val="7F729DDB"/>
    <w:rsid w:val="7F74CCDA"/>
    <w:rsid w:val="7F755217"/>
    <w:rsid w:val="7F7A75C2"/>
    <w:rsid w:val="7F7AD77C"/>
    <w:rsid w:val="7F8316A7"/>
    <w:rsid w:val="7F849654"/>
    <w:rsid w:val="7F86DD8E"/>
    <w:rsid w:val="7F884416"/>
    <w:rsid w:val="7F8A7D40"/>
    <w:rsid w:val="7F91B72B"/>
    <w:rsid w:val="7F92D1EA"/>
    <w:rsid w:val="7F99782F"/>
    <w:rsid w:val="7F9E4D95"/>
    <w:rsid w:val="7FA4FF46"/>
    <w:rsid w:val="7FA5D579"/>
    <w:rsid w:val="7FA76910"/>
    <w:rsid w:val="7FA99098"/>
    <w:rsid w:val="7FAC2E6D"/>
    <w:rsid w:val="7FAFC2C8"/>
    <w:rsid w:val="7FAFC5D5"/>
    <w:rsid w:val="7FB2558B"/>
    <w:rsid w:val="7FB3EF46"/>
    <w:rsid w:val="7FB45530"/>
    <w:rsid w:val="7FB456A6"/>
    <w:rsid w:val="7FB91AB2"/>
    <w:rsid w:val="7FBB240F"/>
    <w:rsid w:val="7FBC886D"/>
    <w:rsid w:val="7FBDCD80"/>
    <w:rsid w:val="7FC10332"/>
    <w:rsid w:val="7FC35D97"/>
    <w:rsid w:val="7FCB50DF"/>
    <w:rsid w:val="7FCEA71B"/>
    <w:rsid w:val="7FCF93CD"/>
    <w:rsid w:val="7FD43605"/>
    <w:rsid w:val="7FDB4377"/>
    <w:rsid w:val="7FDEEE66"/>
    <w:rsid w:val="7FE00F91"/>
    <w:rsid w:val="7FE13F6C"/>
    <w:rsid w:val="7FE47374"/>
    <w:rsid w:val="7FE6DAF1"/>
    <w:rsid w:val="7FF27349"/>
    <w:rsid w:val="7FF4DBFD"/>
    <w:rsid w:val="7FF70A6E"/>
    <w:rsid w:val="7FF976A4"/>
    <w:rsid w:val="7FF97D6F"/>
    <w:rsid w:val="7FFB46AF"/>
    <w:rsid w:val="7FFDF310"/>
    <w:rsid w:val="7FFDF33A"/>
    <w:rsid w:val="7FFF6F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03E2AA8"/>
  <w15:chartTrackingRefBased/>
  <w15:docId w15:val="{5ADBAC16-CAE5-40D2-B097-804569A2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01806"/>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pPr>
      <w:spacing w:after="0" w:line="240" w:lineRule="auto"/>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867570"/>
    <w:pPr>
      <w:tabs>
        <w:tab w:val="center" w:pos="4320"/>
        <w:tab w:val="right" w:pos="8640"/>
      </w:tabs>
      <w:spacing w:after="0" w:line="240" w:lineRule="auto"/>
    </w:pPr>
  </w:style>
  <w:style w:type="character" w:styleId="HeaderChar" w:customStyle="1">
    <w:name w:val="Header Char"/>
    <w:basedOn w:val="DefaultParagraphFont"/>
    <w:link w:val="Header"/>
    <w:uiPriority w:val="99"/>
    <w:rsid w:val="009279B3"/>
  </w:style>
  <w:style w:type="paragraph" w:styleId="Footer">
    <w:name w:val="footer"/>
    <w:basedOn w:val="Normal"/>
    <w:link w:val="FooterChar"/>
    <w:uiPriority w:val="99"/>
    <w:unhideWhenUsed/>
    <w:rsid w:val="00867570"/>
    <w:pPr>
      <w:tabs>
        <w:tab w:val="center" w:pos="4320"/>
        <w:tab w:val="right" w:pos="8640"/>
      </w:tabs>
      <w:spacing w:after="0" w:line="240" w:lineRule="auto"/>
    </w:pPr>
  </w:style>
  <w:style w:type="character" w:styleId="FooterChar" w:customStyle="1">
    <w:name w:val="Footer Char"/>
    <w:basedOn w:val="DefaultParagraphFont"/>
    <w:link w:val="Footer"/>
    <w:uiPriority w:val="99"/>
    <w:rsid w:val="009279B3"/>
  </w:style>
  <w:style w:type="table" w:styleId="TableGrid">
    <w:name w:val="Table Grid"/>
    <w:basedOn w:val="TableNormal"/>
    <w:uiPriority w:val="39"/>
    <w:rsid w:val="00505E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505EE4"/>
    <w:rPr>
      <w:sz w:val="16"/>
      <w:szCs w:val="16"/>
    </w:rPr>
  </w:style>
  <w:style w:type="paragraph" w:styleId="CommentText">
    <w:name w:val="annotation text"/>
    <w:basedOn w:val="Normal"/>
    <w:link w:val="CommentTextChar"/>
    <w:uiPriority w:val="99"/>
    <w:unhideWhenUsed/>
    <w:rsid w:val="00505EE4"/>
    <w:pPr>
      <w:spacing w:line="240" w:lineRule="auto"/>
    </w:pPr>
    <w:rPr>
      <w:sz w:val="20"/>
      <w:szCs w:val="20"/>
    </w:rPr>
  </w:style>
  <w:style w:type="character" w:styleId="CommentTextChar" w:customStyle="1">
    <w:name w:val="Comment Text Char"/>
    <w:basedOn w:val="DefaultParagraphFont"/>
    <w:link w:val="CommentText"/>
    <w:uiPriority w:val="99"/>
    <w:rsid w:val="00505EE4"/>
    <w:rPr>
      <w:sz w:val="20"/>
      <w:szCs w:val="20"/>
    </w:rPr>
  </w:style>
  <w:style w:type="paragraph" w:styleId="CommentSubject">
    <w:name w:val="annotation subject"/>
    <w:basedOn w:val="CommentText"/>
    <w:next w:val="CommentText"/>
    <w:link w:val="CommentSubjectChar"/>
    <w:uiPriority w:val="99"/>
    <w:semiHidden/>
    <w:unhideWhenUsed/>
    <w:rsid w:val="00505EE4"/>
    <w:rPr>
      <w:b/>
      <w:bCs/>
    </w:rPr>
  </w:style>
  <w:style w:type="character" w:styleId="CommentSubjectChar" w:customStyle="1">
    <w:name w:val="Comment Subject Char"/>
    <w:basedOn w:val="CommentTextChar"/>
    <w:link w:val="CommentSubject"/>
    <w:uiPriority w:val="99"/>
    <w:semiHidden/>
    <w:rsid w:val="00505EE4"/>
    <w:rPr>
      <w:b/>
      <w:bCs/>
      <w:sz w:val="20"/>
      <w:szCs w:val="20"/>
    </w:rPr>
  </w:style>
  <w:style w:type="character" w:styleId="UnresolvedMention">
    <w:name w:val="Unresolved Mention"/>
    <w:basedOn w:val="DefaultParagraphFont"/>
    <w:uiPriority w:val="99"/>
    <w:semiHidden/>
    <w:unhideWhenUsed/>
    <w:rsid w:val="009A2543"/>
    <w:rPr>
      <w:color w:val="605E5C"/>
      <w:shd w:val="clear" w:color="auto" w:fill="E1DFDD"/>
    </w:rPr>
  </w:style>
  <w:style w:type="character" w:styleId="FollowedHyperlink">
    <w:name w:val="FollowedHyperlink"/>
    <w:basedOn w:val="DefaultParagraphFont"/>
    <w:uiPriority w:val="99"/>
    <w:semiHidden/>
    <w:unhideWhenUsed/>
    <w:rsid w:val="006A6CAC"/>
    <w:rPr>
      <w:color w:val="954F72" w:themeColor="followedHyperlink"/>
      <w:u w:val="single"/>
    </w:rPr>
  </w:style>
  <w:style w:type="paragraph" w:styleId="NormalWeb">
    <w:name w:val="Normal (Web)"/>
    <w:basedOn w:val="Normal"/>
    <w:uiPriority w:val="99"/>
    <w:semiHidden/>
    <w:unhideWhenUsed/>
    <w:rsid w:val="005C2862"/>
    <w:pPr>
      <w:spacing w:before="100" w:beforeAutospacing="1" w:after="100" w:afterAutospacing="1" w:line="240" w:lineRule="auto"/>
    </w:pPr>
    <w:rPr>
      <w:rFonts w:ascii="Times New Roman" w:hAnsi="Times New Roman" w:eastAsia="Times New Roman" w:cs="Times New Roman"/>
      <w:sz w:val="24"/>
      <w:szCs w:val="24"/>
      <w:lang w:eastAsia="zh-CN"/>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Mention">
    <w:name w:val="Mention"/>
    <w:basedOn w:val="DefaultParagraphFont"/>
    <w:uiPriority w:val="99"/>
    <w:unhideWhenUsed/>
    <w:rsid w:val="00584506"/>
    <w:rPr>
      <w:color w:val="2B579A"/>
      <w:shd w:val="clear" w:color="auto" w:fill="E1DFDD"/>
    </w:rPr>
  </w:style>
  <w:style w:type="character" w:styleId="ui-provider" w:customStyle="1">
    <w:name w:val="ui-provider"/>
    <w:basedOn w:val="DefaultParagraphFont"/>
    <w:rsid w:val="00BF15F1"/>
  </w:style>
  <w:style w:type="character" w:styleId="HTMLCode">
    <w:name w:val="HTML Code"/>
    <w:basedOn w:val="DefaultParagraphFont"/>
    <w:uiPriority w:val="99"/>
    <w:semiHidden/>
    <w:unhideWhenUsed/>
    <w:rsid w:val="00D45DCC"/>
    <w:rPr>
      <w:rFonts w:ascii="Courier New" w:hAnsi="Courier New" w:eastAsia="Times New Roman" w:cs="Courier New"/>
      <w:sz w:val="20"/>
      <w:szCs w:val="20"/>
    </w:rPr>
  </w:style>
  <w:style w:type="character" w:styleId="Strong">
    <w:name w:val="Strong"/>
    <w:basedOn w:val="DefaultParagraphFont"/>
    <w:uiPriority w:val="22"/>
    <w:qFormat/>
    <w:rsid w:val="00661529"/>
    <w:rPr>
      <w:b/>
      <w:bCs/>
    </w:rPr>
  </w:style>
  <w:style w:type="character" w:styleId="cf01" w:customStyle="1">
    <w:name w:val="cf01"/>
    <w:basedOn w:val="DefaultParagraphFont"/>
    <w:rsid w:val="00475533"/>
    <w:rPr>
      <w:rFonts w:hint="default" w:ascii="Segoe UI" w:hAnsi="Segoe UI" w:cs="Segoe UI"/>
      <w:color w:val="161616"/>
      <w:sz w:val="18"/>
      <w:szCs w:val="18"/>
      <w:shd w:val="clear" w:color="auto" w:fill="FFFFFF"/>
    </w:rPr>
  </w:style>
  <w:style w:type="paragraph" w:styleId="Revision">
    <w:name w:val="Revision"/>
    <w:hidden/>
    <w:uiPriority w:val="99"/>
    <w:semiHidden/>
    <w:rsid w:val="00302930"/>
    <w:pPr>
      <w:spacing w:after="0" w:line="240" w:lineRule="auto"/>
    </w:pPr>
  </w:style>
  <w:style w:type="paragraph" w:styleId="TOCHeading">
    <w:name w:val="TOC Heading"/>
    <w:basedOn w:val="Heading1"/>
    <w:next w:val="Normal"/>
    <w:uiPriority w:val="39"/>
    <w:unhideWhenUsed/>
    <w:qFormat/>
    <w:rsid w:val="00B5411C"/>
    <w:pPr>
      <w:outlineLvl w:val="9"/>
    </w:pPr>
  </w:style>
  <w:style w:type="paragraph" w:styleId="TOC1">
    <w:name w:val="toc 1"/>
    <w:basedOn w:val="Normal"/>
    <w:next w:val="Normal"/>
    <w:autoRedefine/>
    <w:uiPriority w:val="39"/>
    <w:unhideWhenUsed/>
    <w:rsid w:val="00B5411C"/>
    <w:pPr>
      <w:spacing w:after="100"/>
    </w:pPr>
  </w:style>
  <w:style w:type="paragraph" w:styleId="TOC2">
    <w:name w:val="toc 2"/>
    <w:basedOn w:val="Normal"/>
    <w:next w:val="Normal"/>
    <w:autoRedefine/>
    <w:uiPriority w:val="39"/>
    <w:unhideWhenUsed/>
    <w:rsid w:val="00B5411C"/>
    <w:pPr>
      <w:spacing w:after="100"/>
      <w:ind w:left="220"/>
    </w:pPr>
  </w:style>
  <w:style w:type="paragraph" w:styleId="TOC3">
    <w:name w:val="toc 3"/>
    <w:basedOn w:val="Normal"/>
    <w:next w:val="Normal"/>
    <w:autoRedefine/>
    <w:uiPriority w:val="39"/>
    <w:unhideWhenUsed/>
    <w:rsid w:val="00B541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57192">
      <w:bodyDiv w:val="1"/>
      <w:marLeft w:val="0"/>
      <w:marRight w:val="0"/>
      <w:marTop w:val="0"/>
      <w:marBottom w:val="0"/>
      <w:divBdr>
        <w:top w:val="none" w:sz="0" w:space="0" w:color="auto"/>
        <w:left w:val="none" w:sz="0" w:space="0" w:color="auto"/>
        <w:bottom w:val="none" w:sz="0" w:space="0" w:color="auto"/>
        <w:right w:val="none" w:sz="0" w:space="0" w:color="auto"/>
      </w:divBdr>
    </w:div>
    <w:div w:id="454643680">
      <w:bodyDiv w:val="1"/>
      <w:marLeft w:val="0"/>
      <w:marRight w:val="0"/>
      <w:marTop w:val="0"/>
      <w:marBottom w:val="0"/>
      <w:divBdr>
        <w:top w:val="none" w:sz="0" w:space="0" w:color="auto"/>
        <w:left w:val="none" w:sz="0" w:space="0" w:color="auto"/>
        <w:bottom w:val="none" w:sz="0" w:space="0" w:color="auto"/>
        <w:right w:val="none" w:sz="0" w:space="0" w:color="auto"/>
      </w:divBdr>
    </w:div>
    <w:div w:id="1699232087">
      <w:bodyDiv w:val="1"/>
      <w:marLeft w:val="0"/>
      <w:marRight w:val="0"/>
      <w:marTop w:val="0"/>
      <w:marBottom w:val="0"/>
      <w:divBdr>
        <w:top w:val="none" w:sz="0" w:space="0" w:color="auto"/>
        <w:left w:val="none" w:sz="0" w:space="0" w:color="auto"/>
        <w:bottom w:val="none" w:sz="0" w:space="0" w:color="auto"/>
        <w:right w:val="none" w:sz="0" w:space="0" w:color="auto"/>
      </w:divBdr>
    </w:div>
    <w:div w:id="1811022287">
      <w:bodyDiv w:val="1"/>
      <w:marLeft w:val="0"/>
      <w:marRight w:val="0"/>
      <w:marTop w:val="0"/>
      <w:marBottom w:val="0"/>
      <w:divBdr>
        <w:top w:val="none" w:sz="0" w:space="0" w:color="auto"/>
        <w:left w:val="none" w:sz="0" w:space="0" w:color="auto"/>
        <w:bottom w:val="none" w:sz="0" w:space="0" w:color="auto"/>
        <w:right w:val="none" w:sz="0" w:space="0" w:color="auto"/>
      </w:divBdr>
    </w:div>
    <w:div w:id="1979261061">
      <w:bodyDiv w:val="1"/>
      <w:marLeft w:val="0"/>
      <w:marRight w:val="0"/>
      <w:marTop w:val="0"/>
      <w:marBottom w:val="0"/>
      <w:divBdr>
        <w:top w:val="none" w:sz="0" w:space="0" w:color="auto"/>
        <w:left w:val="none" w:sz="0" w:space="0" w:color="auto"/>
        <w:bottom w:val="none" w:sz="0" w:space="0" w:color="auto"/>
        <w:right w:val="none" w:sz="0" w:space="0" w:color="auto"/>
      </w:divBdr>
    </w:div>
    <w:div w:id="210915724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learn.microsoft.com/en-us/azure/azure-arc/kubernetes/network-requirements?tabs=azure-cloud" TargetMode="External"/><Relationship Id="rId3" Type="http://schemas.openxmlformats.org/officeDocument/2006/relationships/hyperlink" Target="https://learn.microsoft.com/en-us/azure/virtual-machines/workloads/oracle/configure-azure-oci-networking" TargetMode="External"/><Relationship Id="rId7" Type="http://schemas.openxmlformats.org/officeDocument/2006/relationships/hyperlink" Target="https://learn.microsoft.com/en-us/azure/aks/csi-secrets-store-driver" TargetMode="External"/><Relationship Id="rId2" Type="http://schemas.openxmlformats.org/officeDocument/2006/relationships/hyperlink" Target="https://github.com/confidential-containers/cloud-api-adaptor" TargetMode="External"/><Relationship Id="rId1" Type="http://schemas.openxmlformats.org/officeDocument/2006/relationships/hyperlink" Target="https://github.com/confidential-containers" TargetMode="External"/><Relationship Id="rId6" Type="http://schemas.openxmlformats.org/officeDocument/2006/relationships/hyperlink" Target="https://learn.microsoft.com/en-us/azure/aks/csi-secrets-store-driver" TargetMode="External"/><Relationship Id="rId5" Type="http://schemas.openxmlformats.org/officeDocument/2006/relationships/hyperlink" Target="https://learn.microsoft.com/en-us/azure/aks/csi-secrets-store-nginx-tls" TargetMode="External"/><Relationship Id="rId4" Type="http://schemas.openxmlformats.org/officeDocument/2006/relationships/hyperlink" Target="https://learn.microsoft.com/en-us/azure/aks/csi-secrets-store-driver"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6.emf"/><Relationship Id="rId39" Type="http://schemas.openxmlformats.org/officeDocument/2006/relationships/image" Target="media/image10.png"/><Relationship Id="rId21" Type="http://schemas.openxmlformats.org/officeDocument/2006/relationships/hyperlink" Target="https://learn.microsoft.com/en-us/azure/azure-arc/kubernetes/conceptual-data-exchange" TargetMode="External"/><Relationship Id="rId34" Type="http://schemas.openxmlformats.org/officeDocument/2006/relationships/hyperlink" Target="https://eng.ms/docs/products/geneva/collect/references/genevaingestiongateway" TargetMode="External"/><Relationship Id="rId42" Type="http://schemas.openxmlformats.org/officeDocument/2006/relationships/hyperlink" Target="https://dataexplorer.azure.com/dashboards/603ebed2-246f-4bc2-8aa1-66100cd6bd0a?p-_startTime=6hours&amp;p-_endTime=now&amp;p-endpoint=v-prom-sahara-a&amp;p-kustoregion=v-viennausc&amp;p-overrideEndpoint=all&amp;p-UnifiedFeed=v-Yes&amp;p-statusCode=all&amp;p-deployment=all&amp;p-logFilterText=all&amp;p-amlErrorReason=all&amp;p-bucketSize=v-10m&amp;p-takeLines=v-1000&amp;p-interestingLogFilter=all&amp;p-SingularityKustoRegion=v-openaiusc.centralus&amp;p-collapse=v-none&amp;p-MaxGeneratedTokensCapping=all" TargetMode="External"/><Relationship Id="rId47" Type="http://schemas.openxmlformats.org/officeDocument/2006/relationships/image" Target="media/image14.png"/><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github.com/Azure/azureml-monitoring-preview/blob/main/mdc-documentation/mdc-payload-logging-with-cli.md" TargetMode="External"/><Relationship Id="rId11" Type="http://schemas.openxmlformats.org/officeDocument/2006/relationships/image" Target="media/image1.jpg"/><Relationship Id="rId24" Type="http://schemas.openxmlformats.org/officeDocument/2006/relationships/oleObject" Target="embeddings/oleObject1.bin"/><Relationship Id="rId32" Type="http://schemas.openxmlformats.org/officeDocument/2006/relationships/image" Target="media/image8.png"/><Relationship Id="rId37" Type="http://schemas.openxmlformats.org/officeDocument/2006/relationships/hyperlink" Target="https://learn.microsoft.com/en-us/azure/azure-arc/kubernetes/network-requirements?tabs=azure-cloud" TargetMode="External"/><Relationship Id="rId40" Type="http://schemas.openxmlformats.org/officeDocument/2006/relationships/image" Target="media/image11.png"/><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hyperlink" Target="https://microsoft.sharepoint-df.com/:w:/t/AzureArc-enabledML/EW-2qlwq5nZOsYgrpgcncQABT9inrakoYH81Kd6BXCYXPw?e=duoM8H" TargetMode="External"/><Relationship Id="rId52"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learn.microsoft.com/en-us/azure/machine-learning/how-to-access-azureml-behind-firewall?view=azureml-api-2&amp;tabs=ipaddress%2Cpublic" TargetMode="External"/><Relationship Id="rId27" Type="http://schemas.openxmlformats.org/officeDocument/2006/relationships/oleObject" Target="embeddings/oleObject2.bin"/><Relationship Id="rId30" Type="http://schemas.openxmlformats.org/officeDocument/2006/relationships/hyperlink" Target="https://portal.microsoftgeneva.com/s/BC41BE37?overrides=%5b%7b%22query%22:%22//*%5bid='endpoint'%5d%22,%22key%22:%22value%22,%22replacement%22:%22prom-a,prom-a-nd40,prom-batch-nd40,prom-d-nd40,prom-ppo-32k,prom-ppo-a,prom-ppo-a-nd40,prom-sahara,prom-sahara-a,prom-sahara-eval,prom-vesta-eval%22%7d,%7b%22query%22:%22//*%5bid='Region'%5d%22,%22key%22:%22value%22,%22replacement%22:%22centralus%22%7d%5d%20" TargetMode="External"/><Relationship Id="rId35" Type="http://schemas.openxmlformats.org/officeDocument/2006/relationships/hyperlink" Target="https://learn.microsoft.com/en-us/azure/azure-arc/kubernetes/quickstart-connect-cluster" TargetMode="External"/><Relationship Id="rId43" Type="http://schemas.openxmlformats.org/officeDocument/2006/relationships/hyperlink" Target="https://microsoft.sharepoint.com/:w:/t/ProjectNexux-AzureMLinternal2/EW2lDR9LYM5DjUrZte1sqHQBNp0f3LORH9SbevjUZsnDJQ?e=0i81vx" TargetMode="External"/><Relationship Id="rId48" Type="http://schemas.openxmlformats.org/officeDocument/2006/relationships/hyperlink" Target="https://docs.oracle.com/en-us/iaas/Content/Identity/Tasks/callingservicesfrominstances.ht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https://techcommunity.microsoft.com/t5/azure-arc-blog/realizing-machine-learning-anywhere-with-azure-kubernetes/ba-p/3470783" TargetMode="External"/><Relationship Id="rId17" Type="http://schemas.openxmlformats.org/officeDocument/2006/relationships/image" Target="media/image2.png"/><Relationship Id="rId25" Type="http://schemas.openxmlformats.org/officeDocument/2006/relationships/hyperlink" Target="https://microsoft.sharepoint.com/:w:/t/ProjectNexux-AzureMLinternal2/IQESwYFmZ5svTIh1Yz_IkvCaAX0-SsZkFMQ-uZIgKTqaZQI?e=dtO2qK" TargetMode="External"/><Relationship Id="rId33" Type="http://schemas.openxmlformats.org/officeDocument/2006/relationships/image" Target="media/image9.png"/><Relationship Id="rId38" Type="http://schemas.openxmlformats.org/officeDocument/2006/relationships/hyperlink" Target="https://learn.microsoft.com/en-us/azure/azure-arc/kubernetes/conceptual-data-exchange" TargetMode="External"/><Relationship Id="rId46" Type="http://schemas.openxmlformats.org/officeDocument/2006/relationships/image" Target="media/image13.png"/><Relationship Id="rId20" Type="http://schemas.openxmlformats.org/officeDocument/2006/relationships/hyperlink" Target="https://learn.microsoft.com/en-us/azure/azure-arc/kubernetes/network-requirements?tabs=azure-cloud" TargetMode="External"/><Relationship Id="rId41" Type="http://schemas.openxmlformats.org/officeDocument/2006/relationships/hyperlink" Target="https://microsoft.sharepoint-df.com/:w:/t/AzureArc-enabledML/ESLDv91_hX1FmlMdx9xyD2YBR7lwTufQu3x2OSIuJxHJeA?e=LhiWHH"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5.emf"/><Relationship Id="rId28" Type="http://schemas.openxmlformats.org/officeDocument/2006/relationships/hyperlink" Target="https://learn.microsoft.com/en-us/azure/machine-learning/how-to-deploy-kubernetes-extension?view=azureml-api-2&amp;tabs=deploy-extension-with-cli" TargetMode="External"/><Relationship Id="rId36" Type="http://schemas.openxmlformats.org/officeDocument/2006/relationships/hyperlink" Target="https://learn.microsoft.com/en-us/azure/machine-learning/how-to-access-azureml-behind-firewall?view=azureml-api-2&amp;tabs=ipaddress%2Cpublic" TargetMode="External"/><Relationship Id="rId49" Type="http://schemas.openxmlformats.org/officeDocument/2006/relationships/hyperlink" Target="https://www.oracle.com/cloud/networking/service-gateway/service-gateway-supported-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93789E342A61448FE423F64C82EF0F" ma:contentTypeVersion="18" ma:contentTypeDescription="Create a new document." ma:contentTypeScope="" ma:versionID="3acb9c09bc67c70b62a7f5859a1ec904">
  <xsd:schema xmlns:xsd="http://www.w3.org/2001/XMLSchema" xmlns:xs="http://www.w3.org/2001/XMLSchema" xmlns:p="http://schemas.microsoft.com/office/2006/metadata/properties" xmlns:ns1="http://schemas.microsoft.com/sharepoint/v3" xmlns:ns2="2d3f14e0-80ed-4801-9851-a94d5ba5f5a4" xmlns:ns3="230e9df3-be65-4c73-a93b-d1236ebd677e" xmlns:ns4="438d72f9-4810-4865-88b3-2263704a5869" targetNamespace="http://schemas.microsoft.com/office/2006/metadata/properties" ma:root="true" ma:fieldsID="37fa8c34f657559f4b4f7398d80fd401" ns1:_="" ns2:_="" ns3:_="" ns4:_="">
    <xsd:import namespace="http://schemas.microsoft.com/sharepoint/v3"/>
    <xsd:import namespace="2d3f14e0-80ed-4801-9851-a94d5ba5f5a4"/>
    <xsd:import namespace="230e9df3-be65-4c73-a93b-d1236ebd677e"/>
    <xsd:import namespace="438d72f9-4810-4865-88b3-2263704a5869"/>
    <xsd:element name="properties">
      <xsd:complexType>
        <xsd:sequence>
          <xsd:element name="documentManagement">
            <xsd:complexType>
              <xsd:all>
                <xsd:element ref="ns2:MediaServiceMetadata" minOccurs="0"/>
                <xsd:element ref="ns2:MediaServiceFastMetadata" minOccurs="0"/>
                <xsd:element ref="ns2:ImageTagsTaxHTField" minOccurs="0"/>
                <xsd:element ref="ns3:TaxCatchAll" minOccurs="0"/>
                <xsd:element ref="ns2:MediaServiceAutoKeyPoints" minOccurs="0"/>
                <xsd:element ref="ns2:MediaServiceKeyPoints" minOccurs="0"/>
                <xsd:element ref="ns4:SharedWithUsers" minOccurs="0"/>
                <xsd:element ref="ns4:SharedWithDetails" minOccurs="0"/>
                <xsd:element ref="ns1:_ip_UnifiedCompliancePolicyProperties" minOccurs="0"/>
                <xsd:element ref="ns1:_ip_UnifiedCompliancePolicyUIAction" minOccurs="0"/>
                <xsd:element ref="ns2:MediaServiceSearchProperties" minOccurs="0"/>
                <xsd:element ref="ns2:MediaServiceGenerationTime" minOccurs="0"/>
                <xsd:element ref="ns2:MediaServiceDocTags" minOccurs="0"/>
                <xsd:element ref="ns2:MediaServiceDateTaken" minOccurs="0"/>
                <xsd:element ref="ns2:MediaLengthInSeconds" minOccurs="0"/>
                <xsd:element ref="ns2:MediaServiceObjectDetectorVersions"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3f14e0-80ed-4801-9851-a94d5ba5f5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ImageTagsTaxHTField" ma:index="11"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DocTags" ma:index="21" nillable="true" ma:displayName="MediaServiceDocTags" ma:hidden="true" ma:internalName="MediaServiceDocTag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0f14b00-1788-46a7-b736-6f476c81a9c1}" ma:internalName="TaxCatchAll" ma:showField="CatchAllData" ma:web="438d72f9-4810-4865-88b3-2263704a586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8d72f9-4810-4865-88b3-2263704a58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ImageTagsTaxHTField xmlns="2d3f14e0-80ed-4801-9851-a94d5ba5f5a4">
      <Terms xmlns="http://schemas.microsoft.com/office/infopath/2007/PartnerControls"/>
    </ImageTagsTaxHTField>
    <TaxCatchAll xmlns="230e9df3-be65-4c73-a93b-d1236ebd677e" xsi:nil="true"/>
    <SharedWithUsers xmlns="438d72f9-4810-4865-88b3-2263704a5869">
      <UserInfo>
        <DisplayName>Karthik Raman</DisplayName>
        <AccountId>1192</AccountId>
        <AccountType/>
      </UserInfo>
      <UserInfo>
        <DisplayName>Sid Sidhartha</DisplayName>
        <AccountId>1191</AccountId>
        <AccountType/>
      </UserInfo>
      <UserInfo>
        <DisplayName>Yan Reznikov</DisplayName>
        <AccountId>5290</AccountId>
        <AccountType/>
      </UserInfo>
      <UserInfo>
        <DisplayName>AML Inference Team IDC</DisplayName>
        <AccountId>10549</AccountId>
        <AccountType/>
      </UserInfo>
      <UserInfo>
        <DisplayName>Kurt Schenk</DisplayName>
        <AccountId>2796</AccountId>
        <AccountType/>
      </UserInfo>
      <UserInfo>
        <DisplayName>Slava Reznitsky</DisplayName>
        <AccountId>14163</AccountId>
        <AccountType/>
      </UserInfo>
      <UserInfo>
        <DisplayName>Shimi Ezra</DisplayName>
        <AccountId>14576</AccountId>
        <AccountType/>
      </UserInfo>
      <UserInfo>
        <DisplayName>Itai Rosenblatt</DisplayName>
        <AccountId>14577</AccountId>
        <AccountType/>
      </UserInfo>
      <UserInfo>
        <DisplayName>Brent Ingraham</DisplayName>
        <AccountId>11468</AccountId>
        <AccountType/>
      </UserInfo>
      <UserInfo>
        <DisplayName>Jithesh Nair</DisplayName>
        <AccountId>11294</AccountId>
        <AccountType/>
      </UserInfo>
      <UserInfo>
        <DisplayName>Vic Rose</DisplayName>
        <AccountId>10801</AccountId>
        <AccountType/>
      </UserInfo>
      <UserInfo>
        <DisplayName>Tom Phelps</DisplayName>
        <AccountId>10800</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846502-D9EA-4900-8A4E-6DC6EFD45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d3f14e0-80ed-4801-9851-a94d5ba5f5a4"/>
    <ds:schemaRef ds:uri="230e9df3-be65-4c73-a93b-d1236ebd677e"/>
    <ds:schemaRef ds:uri="438d72f9-4810-4865-88b3-2263704a5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05EA36-2E1F-4AFD-B6A3-677D0D8E7014}">
  <ds:schemaRefs>
    <ds:schemaRef ds:uri="http://schemas.microsoft.com/office/2006/metadata/properties"/>
    <ds:schemaRef ds:uri="http://schemas.microsoft.com/office/infopath/2007/PartnerControls"/>
    <ds:schemaRef ds:uri="http://schemas.microsoft.com/sharepoint/v3"/>
    <ds:schemaRef ds:uri="2d3f14e0-80ed-4801-9851-a94d5ba5f5a4"/>
    <ds:schemaRef ds:uri="230e9df3-be65-4c73-a93b-d1236ebd677e"/>
    <ds:schemaRef ds:uri="438d72f9-4810-4865-88b3-2263704a5869"/>
  </ds:schemaRefs>
</ds:datastoreItem>
</file>

<file path=customXml/itemProps3.xml><?xml version="1.0" encoding="utf-8"?>
<ds:datastoreItem xmlns:ds="http://schemas.openxmlformats.org/officeDocument/2006/customXml" ds:itemID="{9452D43E-75EA-4D56-848E-7194968A10F7}">
  <ds:schemaRefs>
    <ds:schemaRef ds:uri="http://schemas.openxmlformats.org/officeDocument/2006/bibliography"/>
  </ds:schemaRefs>
</ds:datastoreItem>
</file>

<file path=customXml/itemProps4.xml><?xml version="1.0" encoding="utf-8"?>
<ds:datastoreItem xmlns:ds="http://schemas.openxmlformats.org/officeDocument/2006/customXml" ds:itemID="{28030E82-18CB-4DAF-95D0-31A78B7982E0}">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Jie Tong</dc:creator>
  <keywords/>
  <dc:description/>
  <lastModifiedBy>Jitendra Singh Rathor</lastModifiedBy>
  <revision>5471</revision>
  <dcterms:created xsi:type="dcterms:W3CDTF">2022-12-26T09:45:00.0000000Z</dcterms:created>
  <dcterms:modified xsi:type="dcterms:W3CDTF">2024-06-27T22:57:11.9659829Z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0x010100C893789E342A61448FE423F64C82EF0F</vt:lpwstr>
  </property>
  <property fmtid="{D5CDD505-2E9C-101B-9397-08002B2CF9AE}" pid="3" name="MediaServiceImageTags">
    <vt:lpwstr/>
  </property>
</Properties>
</file>